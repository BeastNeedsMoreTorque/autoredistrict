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B94" w:rsidRDefault="007E7B94" w:rsidP="007E7B94">
      <w:pPr>
        <w:pStyle w:val="ListParagraph"/>
        <w:ind w:left="1080"/>
        <w:rPr>
          <w:b/>
          <w:sz w:val="48"/>
          <w:szCs w:val="48"/>
        </w:rPr>
      </w:pPr>
      <w:r>
        <w:rPr>
          <w:b/>
          <w:sz w:val="48"/>
          <w:szCs w:val="48"/>
        </w:rPr>
        <w:t>OUTLINE</w:t>
      </w:r>
    </w:p>
    <w:p w:rsidR="007E7B94" w:rsidRDefault="007E7B94" w:rsidP="007E7B94">
      <w:pPr>
        <w:pStyle w:val="ListParagraph"/>
        <w:ind w:left="1080"/>
        <w:rPr>
          <w:b/>
          <w:sz w:val="48"/>
          <w:szCs w:val="48"/>
        </w:rPr>
      </w:pPr>
    </w:p>
    <w:p w:rsidR="007E7B94" w:rsidRPr="007E7B94" w:rsidRDefault="007E7B94" w:rsidP="007E7B94">
      <w:pPr>
        <w:pStyle w:val="ListParagraph"/>
        <w:numPr>
          <w:ilvl w:val="0"/>
          <w:numId w:val="2"/>
        </w:numPr>
        <w:rPr>
          <w:b/>
          <w:sz w:val="48"/>
          <w:szCs w:val="48"/>
        </w:rPr>
      </w:pPr>
      <w:r>
        <w:rPr>
          <w:b/>
          <w:sz w:val="48"/>
          <w:szCs w:val="48"/>
        </w:rPr>
        <w:t>The Problem</w:t>
      </w:r>
    </w:p>
    <w:p w:rsidR="007E7B94" w:rsidRDefault="007E7B94" w:rsidP="007E7B94">
      <w:pPr>
        <w:pStyle w:val="ListParagraph"/>
        <w:numPr>
          <w:ilvl w:val="0"/>
          <w:numId w:val="4"/>
        </w:numPr>
        <w:rPr>
          <w:sz w:val="20"/>
          <w:szCs w:val="20"/>
        </w:rPr>
      </w:pPr>
      <w:r w:rsidRPr="007E7B94">
        <w:rPr>
          <w:sz w:val="20"/>
          <w:szCs w:val="20"/>
        </w:rPr>
        <w:t>Explain</w:t>
      </w:r>
      <w:r>
        <w:rPr>
          <w:sz w:val="20"/>
          <w:szCs w:val="20"/>
        </w:rPr>
        <w:t xml:space="preserve"> what gerrymandering is</w:t>
      </w:r>
    </w:p>
    <w:p w:rsidR="007E7B94" w:rsidRDefault="007E7B94" w:rsidP="007E7B94">
      <w:pPr>
        <w:pStyle w:val="ListParagraph"/>
        <w:numPr>
          <w:ilvl w:val="0"/>
          <w:numId w:val="4"/>
        </w:numPr>
        <w:rPr>
          <w:sz w:val="20"/>
          <w:szCs w:val="20"/>
        </w:rPr>
      </w:pPr>
      <w:r>
        <w:rPr>
          <w:sz w:val="20"/>
          <w:szCs w:val="20"/>
        </w:rPr>
        <w:t>Show some examples</w:t>
      </w:r>
    </w:p>
    <w:p w:rsidR="007E7B94" w:rsidRDefault="007E7B94" w:rsidP="007E7B94">
      <w:pPr>
        <w:pStyle w:val="ListParagraph"/>
        <w:numPr>
          <w:ilvl w:val="0"/>
          <w:numId w:val="4"/>
        </w:numPr>
        <w:rPr>
          <w:sz w:val="20"/>
          <w:szCs w:val="20"/>
        </w:rPr>
      </w:pPr>
      <w:r>
        <w:rPr>
          <w:sz w:val="20"/>
          <w:szCs w:val="20"/>
        </w:rPr>
        <w:t>Yes, we are one of them! (</w:t>
      </w:r>
      <w:proofErr w:type="gramStart"/>
      <w:r>
        <w:rPr>
          <w:sz w:val="20"/>
          <w:szCs w:val="20"/>
        </w:rPr>
        <w:t>both</w:t>
      </w:r>
      <w:proofErr w:type="gramEnd"/>
      <w:r>
        <w:rPr>
          <w:sz w:val="20"/>
          <w:szCs w:val="20"/>
        </w:rPr>
        <w:t xml:space="preserve"> federal legislative and state legislative!)</w:t>
      </w:r>
    </w:p>
    <w:p w:rsidR="007E7B94" w:rsidRDefault="007E7B94" w:rsidP="007E7B94">
      <w:pPr>
        <w:pStyle w:val="ListParagraph"/>
        <w:numPr>
          <w:ilvl w:val="0"/>
          <w:numId w:val="4"/>
        </w:numPr>
        <w:rPr>
          <w:sz w:val="20"/>
          <w:szCs w:val="20"/>
        </w:rPr>
      </w:pPr>
      <w:r>
        <w:rPr>
          <w:sz w:val="20"/>
          <w:szCs w:val="20"/>
        </w:rPr>
        <w:t>Give a brief history of how it is so bad now.</w:t>
      </w:r>
    </w:p>
    <w:p w:rsidR="007E7B94" w:rsidRDefault="007E7B94" w:rsidP="007E7B94">
      <w:pPr>
        <w:pStyle w:val="ListParagraph"/>
        <w:numPr>
          <w:ilvl w:val="0"/>
          <w:numId w:val="4"/>
        </w:numPr>
        <w:rPr>
          <w:sz w:val="20"/>
          <w:szCs w:val="20"/>
        </w:rPr>
      </w:pPr>
      <w:r>
        <w:rPr>
          <w:sz w:val="20"/>
          <w:szCs w:val="20"/>
        </w:rPr>
        <w:t>Show how it’s done</w:t>
      </w:r>
    </w:p>
    <w:p w:rsidR="007E7B94" w:rsidRPr="007E7B94" w:rsidRDefault="007E7B94" w:rsidP="007E7B94">
      <w:pPr>
        <w:pStyle w:val="ListParagraph"/>
        <w:numPr>
          <w:ilvl w:val="0"/>
          <w:numId w:val="4"/>
        </w:numPr>
        <w:rPr>
          <w:b/>
          <w:sz w:val="20"/>
          <w:szCs w:val="20"/>
        </w:rPr>
      </w:pPr>
      <w:r>
        <w:rPr>
          <w:sz w:val="20"/>
          <w:szCs w:val="20"/>
        </w:rPr>
        <w:t>Population balance, compactness, and contiguity are NOT sufficient. (show naïve example)</w:t>
      </w:r>
    </w:p>
    <w:p w:rsidR="007E7B94" w:rsidRPr="007E7B94" w:rsidRDefault="007E7B94" w:rsidP="007E7B94">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(only reason some results are good is that population is not mixed)  (show that)</w:t>
      </w:r>
    </w:p>
    <w:p w:rsidR="007E7B94" w:rsidRPr="007E7B94" w:rsidRDefault="007E7B94" w:rsidP="007E7B94">
      <w:pPr>
        <w:pStyle w:val="ListParagraph"/>
        <w:numPr>
          <w:ilvl w:val="0"/>
          <w:numId w:val="4"/>
        </w:numPr>
        <w:rPr>
          <w:b/>
          <w:sz w:val="20"/>
          <w:szCs w:val="20"/>
        </w:rPr>
      </w:pPr>
      <w:r>
        <w:rPr>
          <w:sz w:val="20"/>
          <w:szCs w:val="20"/>
        </w:rPr>
        <w:t>However, it is a legitimate concern that a human could use the results to assist in gerrymandering.</w:t>
      </w:r>
    </w:p>
    <w:p w:rsidR="007E7B94" w:rsidRPr="007E7B94" w:rsidRDefault="007E7B94" w:rsidP="007E7B94">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rsidR="007E7B94" w:rsidRPr="007E7B94" w:rsidRDefault="007E7B94" w:rsidP="007E7B94">
      <w:pPr>
        <w:pStyle w:val="ListParagraph"/>
        <w:numPr>
          <w:ilvl w:val="0"/>
          <w:numId w:val="4"/>
        </w:numPr>
        <w:rPr>
          <w:b/>
          <w:sz w:val="20"/>
          <w:szCs w:val="20"/>
        </w:rPr>
      </w:pPr>
      <w:r>
        <w:rPr>
          <w:sz w:val="20"/>
          <w:szCs w:val="20"/>
        </w:rPr>
        <w:t xml:space="preserve"> The answer to both of these is that you can – and MUST </w:t>
      </w:r>
      <w:proofErr w:type="gramStart"/>
      <w:r>
        <w:rPr>
          <w:sz w:val="20"/>
          <w:szCs w:val="20"/>
        </w:rPr>
        <w:t>--  apply</w:t>
      </w:r>
      <w:proofErr w:type="gramEnd"/>
      <w:r>
        <w:rPr>
          <w:sz w:val="20"/>
          <w:szCs w:val="20"/>
        </w:rPr>
        <w:t xml:space="preserve"> the information only at the selection step, and more importantly - only against (and only _towards_) just criteria. (</w:t>
      </w:r>
      <w:proofErr w:type="gramStart"/>
      <w:r>
        <w:rPr>
          <w:sz w:val="20"/>
          <w:szCs w:val="20"/>
        </w:rPr>
        <w:t>e.g</w:t>
      </w:r>
      <w:proofErr w:type="gramEnd"/>
      <w:r>
        <w:rPr>
          <w:sz w:val="20"/>
          <w:szCs w:val="20"/>
        </w:rPr>
        <w:t>. measures of fairness, equity, and practicality.)</w:t>
      </w:r>
    </w:p>
    <w:p w:rsidR="007E7B94" w:rsidRPr="007E7B94" w:rsidRDefault="007E7B94" w:rsidP="007E7B94">
      <w:pPr>
        <w:pStyle w:val="ListParagraph"/>
        <w:numPr>
          <w:ilvl w:val="0"/>
          <w:numId w:val="4"/>
        </w:numPr>
        <w:rPr>
          <w:b/>
          <w:sz w:val="20"/>
          <w:szCs w:val="20"/>
        </w:rPr>
      </w:pPr>
      <w:r>
        <w:rPr>
          <w:sz w:val="20"/>
          <w:szCs w:val="20"/>
        </w:rPr>
        <w:t>So just test against all possible maps, right</w:t>
      </w:r>
      <w:proofErr w:type="gramStart"/>
      <w:r>
        <w:rPr>
          <w:sz w:val="20"/>
          <w:szCs w:val="20"/>
        </w:rPr>
        <w:t>?...</w:t>
      </w:r>
      <w:proofErr w:type="gramEnd"/>
    </w:p>
    <w:p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rsidR="007E7B94" w:rsidRPr="007E7B94" w:rsidRDefault="007E7B94" w:rsidP="007E7B94">
      <w:pPr>
        <w:pStyle w:val="ListParagraph"/>
        <w:ind w:left="1440"/>
        <w:rPr>
          <w:b/>
          <w:sz w:val="20"/>
          <w:szCs w:val="20"/>
        </w:rPr>
      </w:pPr>
    </w:p>
    <w:p w:rsidR="007E7B94" w:rsidRDefault="007E7B94" w:rsidP="007E7B94">
      <w:pPr>
        <w:pStyle w:val="ListParagraph"/>
        <w:numPr>
          <w:ilvl w:val="0"/>
          <w:numId w:val="2"/>
        </w:numPr>
        <w:rPr>
          <w:b/>
          <w:sz w:val="48"/>
          <w:szCs w:val="48"/>
        </w:rPr>
      </w:pPr>
      <w:r>
        <w:rPr>
          <w:b/>
          <w:sz w:val="48"/>
          <w:szCs w:val="48"/>
        </w:rPr>
        <w:t>The Solution</w:t>
      </w:r>
    </w:p>
    <w:p w:rsidR="007E7B94" w:rsidRDefault="007E7B94" w:rsidP="007E7B94">
      <w:pPr>
        <w:pStyle w:val="ListParagraph"/>
        <w:numPr>
          <w:ilvl w:val="0"/>
          <w:numId w:val="4"/>
        </w:numPr>
        <w:rPr>
          <w:sz w:val="20"/>
          <w:szCs w:val="20"/>
        </w:rPr>
      </w:pPr>
      <w:r>
        <w:rPr>
          <w:sz w:val="20"/>
          <w:szCs w:val="20"/>
        </w:rPr>
        <w:t>Enter iterative refinement….</w:t>
      </w:r>
    </w:p>
    <w:p w:rsidR="007E7B94" w:rsidRDefault="007E7B94" w:rsidP="007E7B94">
      <w:pPr>
        <w:pStyle w:val="ListParagraph"/>
        <w:numPr>
          <w:ilvl w:val="0"/>
          <w:numId w:val="4"/>
        </w:numPr>
        <w:rPr>
          <w:sz w:val="20"/>
          <w:szCs w:val="20"/>
        </w:rPr>
      </w:pPr>
      <w:r>
        <w:rPr>
          <w:sz w:val="20"/>
          <w:szCs w:val="20"/>
        </w:rPr>
        <w:t>Define the model (polygons, features)</w:t>
      </w:r>
    </w:p>
    <w:p w:rsidR="007E7B94" w:rsidRDefault="007E7B94" w:rsidP="007E7B94">
      <w:pPr>
        <w:pStyle w:val="ListParagraph"/>
        <w:numPr>
          <w:ilvl w:val="0"/>
          <w:numId w:val="4"/>
        </w:numPr>
        <w:rPr>
          <w:sz w:val="20"/>
          <w:szCs w:val="20"/>
        </w:rPr>
      </w:pPr>
      <w:r>
        <w:rPr>
          <w:sz w:val="20"/>
          <w:szCs w:val="20"/>
        </w:rPr>
        <w:t>Generate random map</w:t>
      </w:r>
    </w:p>
    <w:p w:rsidR="007E7B94" w:rsidRDefault="007E7B94" w:rsidP="007E7B94">
      <w:pPr>
        <w:pStyle w:val="ListParagraph"/>
        <w:numPr>
          <w:ilvl w:val="0"/>
          <w:numId w:val="4"/>
        </w:numPr>
        <w:rPr>
          <w:sz w:val="20"/>
          <w:szCs w:val="20"/>
        </w:rPr>
      </w:pPr>
      <w:r>
        <w:rPr>
          <w:sz w:val="20"/>
          <w:szCs w:val="20"/>
        </w:rPr>
        <w:t>Zoom in on selection process</w:t>
      </w:r>
    </w:p>
    <w:p w:rsidR="007E7B94" w:rsidRDefault="007E7B94" w:rsidP="007E7B94">
      <w:pPr>
        <w:pStyle w:val="ListParagraph"/>
        <w:numPr>
          <w:ilvl w:val="0"/>
          <w:numId w:val="4"/>
        </w:numPr>
        <w:rPr>
          <w:sz w:val="20"/>
          <w:szCs w:val="20"/>
        </w:rPr>
      </w:pPr>
      <w:r>
        <w:rPr>
          <w:sz w:val="20"/>
          <w:szCs w:val="20"/>
        </w:rPr>
        <w:t>Selection components</w:t>
      </w:r>
    </w:p>
    <w:p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rsidR="007E7B94" w:rsidRPr="007E7B94" w:rsidRDefault="007E7B94" w:rsidP="007E7B94">
      <w:pPr>
        <w:pStyle w:val="ListParagraph"/>
        <w:numPr>
          <w:ilvl w:val="0"/>
          <w:numId w:val="4"/>
        </w:numPr>
        <w:rPr>
          <w:sz w:val="20"/>
          <w:szCs w:val="20"/>
        </w:rPr>
      </w:pPr>
      <w:r>
        <w:rPr>
          <w:sz w:val="20"/>
          <w:szCs w:val="20"/>
        </w:rPr>
        <w:t>Zoom in on crossover and mutation</w:t>
      </w:r>
    </w:p>
    <w:p w:rsidR="007E7B94" w:rsidRPr="007E7B94" w:rsidRDefault="007E7B94" w:rsidP="007E7B94">
      <w:pPr>
        <w:pStyle w:val="ListParagraph"/>
        <w:ind w:left="1080"/>
        <w:rPr>
          <w:sz w:val="20"/>
          <w:szCs w:val="20"/>
        </w:rPr>
      </w:pPr>
    </w:p>
    <w:p w:rsidR="007E7B94" w:rsidRDefault="007E7B94" w:rsidP="007E7B94">
      <w:pPr>
        <w:pStyle w:val="ListParagraph"/>
        <w:numPr>
          <w:ilvl w:val="0"/>
          <w:numId w:val="2"/>
        </w:numPr>
        <w:rPr>
          <w:b/>
          <w:sz w:val="48"/>
          <w:szCs w:val="48"/>
        </w:rPr>
      </w:pPr>
      <w:r>
        <w:rPr>
          <w:b/>
          <w:sz w:val="48"/>
          <w:szCs w:val="48"/>
        </w:rPr>
        <w:t>A Walk-Through of the Program</w:t>
      </w:r>
    </w:p>
    <w:p w:rsidR="007E7B94" w:rsidRDefault="007E7B94" w:rsidP="007E7B94">
      <w:pPr>
        <w:pStyle w:val="ListParagraph"/>
        <w:numPr>
          <w:ilvl w:val="1"/>
          <w:numId w:val="2"/>
        </w:numPr>
        <w:rPr>
          <w:sz w:val="20"/>
          <w:szCs w:val="20"/>
        </w:rPr>
      </w:pPr>
      <w:r>
        <w:rPr>
          <w:sz w:val="20"/>
          <w:szCs w:val="20"/>
        </w:rPr>
        <w:t>Download the app.</w:t>
      </w:r>
    </w:p>
    <w:p w:rsidR="007E7B94" w:rsidRDefault="007E7B94" w:rsidP="007E7B94">
      <w:pPr>
        <w:pStyle w:val="ListParagraph"/>
        <w:numPr>
          <w:ilvl w:val="1"/>
          <w:numId w:val="2"/>
        </w:numPr>
        <w:rPr>
          <w:sz w:val="20"/>
          <w:szCs w:val="20"/>
        </w:rPr>
      </w:pPr>
      <w:r>
        <w:rPr>
          <w:sz w:val="20"/>
          <w:szCs w:val="20"/>
        </w:rPr>
        <w:t>Run</w:t>
      </w:r>
    </w:p>
    <w:p w:rsidR="007E7B94" w:rsidRDefault="007E7B94" w:rsidP="007E7B94">
      <w:pPr>
        <w:pStyle w:val="ListParagraph"/>
        <w:numPr>
          <w:ilvl w:val="1"/>
          <w:numId w:val="2"/>
        </w:numPr>
        <w:rPr>
          <w:sz w:val="20"/>
          <w:szCs w:val="20"/>
        </w:rPr>
      </w:pPr>
      <w:r>
        <w:rPr>
          <w:sz w:val="20"/>
          <w:szCs w:val="20"/>
        </w:rPr>
        <w:t>Load shapes</w:t>
      </w:r>
    </w:p>
    <w:p w:rsidR="007E7B94" w:rsidRDefault="007E7B94" w:rsidP="007E7B94">
      <w:pPr>
        <w:pStyle w:val="ListParagraph"/>
        <w:numPr>
          <w:ilvl w:val="1"/>
          <w:numId w:val="2"/>
        </w:numPr>
        <w:rPr>
          <w:sz w:val="20"/>
          <w:szCs w:val="20"/>
        </w:rPr>
      </w:pPr>
      <w:r>
        <w:rPr>
          <w:sz w:val="20"/>
          <w:szCs w:val="20"/>
        </w:rPr>
        <w:t>Load census</w:t>
      </w:r>
    </w:p>
    <w:p w:rsidR="007E7B94" w:rsidRDefault="007E7B94" w:rsidP="007E7B94">
      <w:pPr>
        <w:pStyle w:val="ListParagraph"/>
        <w:numPr>
          <w:ilvl w:val="1"/>
          <w:numId w:val="2"/>
        </w:numPr>
        <w:rPr>
          <w:sz w:val="20"/>
          <w:szCs w:val="20"/>
        </w:rPr>
      </w:pPr>
      <w:r>
        <w:rPr>
          <w:sz w:val="20"/>
          <w:szCs w:val="20"/>
        </w:rPr>
        <w:t>Load demographics or results</w:t>
      </w:r>
    </w:p>
    <w:p w:rsidR="007E7B94" w:rsidRDefault="007E7B94" w:rsidP="007E7B94">
      <w:pPr>
        <w:pStyle w:val="ListParagraph"/>
        <w:numPr>
          <w:ilvl w:val="1"/>
          <w:numId w:val="2"/>
        </w:numPr>
        <w:rPr>
          <w:sz w:val="20"/>
          <w:szCs w:val="20"/>
        </w:rPr>
      </w:pPr>
      <w:r>
        <w:rPr>
          <w:sz w:val="20"/>
          <w:szCs w:val="20"/>
        </w:rPr>
        <w:t>Run</w:t>
      </w:r>
    </w:p>
    <w:p w:rsidR="007E7B94" w:rsidRDefault="007E7B94" w:rsidP="007E7B94">
      <w:pPr>
        <w:pStyle w:val="ListParagraph"/>
        <w:numPr>
          <w:ilvl w:val="1"/>
          <w:numId w:val="2"/>
        </w:numPr>
        <w:rPr>
          <w:sz w:val="20"/>
          <w:szCs w:val="20"/>
        </w:rPr>
      </w:pPr>
      <w:r>
        <w:rPr>
          <w:sz w:val="20"/>
          <w:szCs w:val="20"/>
        </w:rPr>
        <w:t>Export results</w:t>
      </w:r>
    </w:p>
    <w:p w:rsidR="007E7B94" w:rsidRPr="007E7B94" w:rsidRDefault="007E7B94" w:rsidP="007E7B94">
      <w:pPr>
        <w:pStyle w:val="ListParagraph"/>
        <w:numPr>
          <w:ilvl w:val="1"/>
          <w:numId w:val="2"/>
        </w:numPr>
        <w:rPr>
          <w:sz w:val="20"/>
          <w:szCs w:val="20"/>
        </w:rPr>
      </w:pPr>
      <w:r>
        <w:t>Add steps from beginning to end. – feeding in geo data atoms, connecting atoms, locking atoms. (</w:t>
      </w:r>
      <w:proofErr w:type="gramStart"/>
      <w:r>
        <w:t>optional</w:t>
      </w:r>
      <w:proofErr w:type="gramEnd"/>
      <w:r>
        <w:t>), importing census, importing results, setting # of districts, running, exporting results, post-processing.</w:t>
      </w:r>
    </w:p>
    <w:p w:rsidR="007E7B94" w:rsidRDefault="007E7B94" w:rsidP="007E7B94">
      <w:pPr>
        <w:pStyle w:val="ListParagraph"/>
        <w:numPr>
          <w:ilvl w:val="1"/>
          <w:numId w:val="2"/>
        </w:numPr>
        <w:rPr>
          <w:sz w:val="20"/>
          <w:szCs w:val="20"/>
        </w:rPr>
        <w:pPrChange w:id="0" w:author="Jim Brill" w:date="2015-03-13T15:09:00Z">
          <w:pPr>
            <w:pStyle w:val="ListParagraph"/>
            <w:ind w:left="1440"/>
          </w:pPr>
        </w:pPrChange>
      </w:pPr>
    </w:p>
    <w:p w:rsidR="007E7B94" w:rsidRPr="007E7B94" w:rsidRDefault="007E7B94" w:rsidP="007E7B94">
      <w:pPr>
        <w:pStyle w:val="ListParagraph"/>
        <w:ind w:left="1080"/>
        <w:rPr>
          <w:del w:id="1" w:author="Jim Brill" w:date="2015-03-13T15:09:00Z"/>
          <w:sz w:val="20"/>
          <w:szCs w:val="20"/>
        </w:rPr>
      </w:pPr>
    </w:p>
    <w:p w:rsidR="007E7B94" w:rsidRPr="007E7B94" w:rsidRDefault="007E7B94" w:rsidP="007E7B94">
      <w:pPr>
        <w:pStyle w:val="ListParagraph"/>
        <w:ind w:left="1440"/>
        <w:rPr>
          <w:del w:id="2" w:author="Jim Brill" w:date="2015-03-13T15:09:00Z"/>
          <w:b/>
          <w:sz w:val="48"/>
          <w:szCs w:val="48"/>
        </w:rPr>
      </w:pPr>
    </w:p>
    <w:p w:rsidR="007E7B94" w:rsidRDefault="007E7B94" w:rsidP="007E7B94">
      <w:pPr>
        <w:ind w:left="360"/>
        <w:rPr>
          <w:del w:id="3" w:author="Jim Brill" w:date="2015-03-13T15:09:00Z"/>
          <w:b/>
          <w:sz w:val="48"/>
          <w:szCs w:val="48"/>
        </w:rPr>
      </w:pPr>
    </w:p>
    <w:p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rsidR="007E7B94" w:rsidRPr="007E7B94" w:rsidRDefault="007E7B94" w:rsidP="007E7B94">
      <w:pPr>
        <w:pStyle w:val="ListParagraph"/>
        <w:rPr>
          <w:sz w:val="20"/>
          <w:szCs w:val="20"/>
        </w:rPr>
      </w:pPr>
    </w:p>
    <w:p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rsidR="007E7B94" w:rsidRDefault="007E7B94" w:rsidP="007E7B94">
      <w:pPr>
        <w:pStyle w:val="ListParagraph"/>
        <w:numPr>
          <w:ilvl w:val="1"/>
          <w:numId w:val="3"/>
        </w:numPr>
        <w:rPr>
          <w:sz w:val="20"/>
          <w:szCs w:val="20"/>
        </w:rPr>
      </w:pPr>
      <w:r w:rsidRPr="007E7B94">
        <w:rPr>
          <w:sz w:val="20"/>
          <w:szCs w:val="20"/>
        </w:rPr>
        <w:t>Alternatively picking straight party, ok, then which of the candidates to select?</w:t>
      </w:r>
    </w:p>
    <w:p w:rsidR="007E7B94" w:rsidRPr="007E7B94" w:rsidRDefault="007E7B94" w:rsidP="007E7B94">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rsidR="007E7B94" w:rsidRDefault="007E7B94" w:rsidP="007E7B94">
      <w:pPr>
        <w:pStyle w:val="ListParagraph"/>
        <w:numPr>
          <w:ilvl w:val="0"/>
          <w:numId w:val="3"/>
        </w:numPr>
        <w:rPr>
          <w:sz w:val="20"/>
          <w:szCs w:val="20"/>
        </w:rPr>
      </w:pPr>
      <w:r>
        <w:rPr>
          <w:sz w:val="20"/>
          <w:szCs w:val="20"/>
        </w:rPr>
        <w:t>Though the advantages are important should not be overlooked:</w:t>
      </w:r>
    </w:p>
    <w:p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rsidR="007E7B94" w:rsidRDefault="007E7B94" w:rsidP="007E7B94">
      <w:pPr>
        <w:pStyle w:val="ListParagraph"/>
        <w:numPr>
          <w:ilvl w:val="0"/>
          <w:numId w:val="3"/>
        </w:numPr>
        <w:rPr>
          <w:sz w:val="20"/>
          <w:szCs w:val="20"/>
        </w:rPr>
      </w:pPr>
      <w:r>
        <w:rPr>
          <w:sz w:val="20"/>
          <w:szCs w:val="20"/>
        </w:rPr>
        <w:t>The advantages and disadvantages should be considered together.</w:t>
      </w:r>
    </w:p>
    <w:p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rsidR="007E7B94" w:rsidRDefault="007E7B94" w:rsidP="007E7B94">
      <w:pPr>
        <w:pStyle w:val="ListParagraph"/>
        <w:numPr>
          <w:ilvl w:val="0"/>
          <w:numId w:val="6"/>
        </w:numPr>
        <w:rPr>
          <w:ins w:id="4" w:author="Jim Brill" w:date="2015-03-13T15:09:00Z"/>
          <w:b/>
          <w:sz w:val="48"/>
          <w:szCs w:val="48"/>
        </w:rPr>
      </w:pPr>
      <w:ins w:id="5" w:author="Jim Brill" w:date="2015-03-13T15:09:00Z">
        <w:r>
          <w:rPr>
            <w:b/>
            <w:sz w:val="48"/>
            <w:szCs w:val="48"/>
          </w:rPr>
          <w:t>On splitting political subdivisions</w:t>
        </w:r>
      </w:ins>
    </w:p>
    <w:p w:rsidR="007E7B94" w:rsidRPr="007E7B94" w:rsidRDefault="007E7B94" w:rsidP="007E7B94">
      <w:pPr>
        <w:rPr>
          <w:del w:id="6" w:author="Jim Brill" w:date="2015-03-13T15:09:00Z"/>
          <w:b/>
          <w:sz w:val="48"/>
          <w:szCs w:val="48"/>
        </w:rPr>
      </w:pPr>
    </w:p>
    <w:p w:rsidR="007E7B94" w:rsidRPr="007E7B94" w:rsidRDefault="007E7B94" w:rsidP="007E7B94">
      <w:pPr>
        <w:pStyle w:val="ListParagraph"/>
        <w:numPr>
          <w:ilvl w:val="0"/>
          <w:numId w:val="6"/>
        </w:numPr>
        <w:rPr>
          <w:b/>
          <w:sz w:val="48"/>
          <w:szCs w:val="48"/>
        </w:rPr>
      </w:pPr>
      <w:r w:rsidRPr="007E7B94">
        <w:rPr>
          <w:b/>
          <w:sz w:val="48"/>
          <w:szCs w:val="48"/>
        </w:rPr>
        <w:t xml:space="preserve">Where to get the source code, technologies used, </w:t>
      </w:r>
      <w:r>
        <w:rPr>
          <w:b/>
          <w:sz w:val="48"/>
          <w:szCs w:val="48"/>
        </w:rPr>
        <w:t xml:space="preserve">where to get data, </w:t>
      </w:r>
      <w:r w:rsidRPr="007E7B94">
        <w:rPr>
          <w:b/>
          <w:sz w:val="48"/>
          <w:szCs w:val="48"/>
        </w:rPr>
        <w:t>etc.</w:t>
      </w:r>
    </w:p>
    <w:p w:rsidR="007E7B94" w:rsidRDefault="007E7B94" w:rsidP="007E7B94">
      <w:pPr>
        <w:pStyle w:val="ListParagraph"/>
        <w:numPr>
          <w:ilvl w:val="0"/>
          <w:numId w:val="6"/>
        </w:numPr>
        <w:rPr>
          <w:ins w:id="7" w:author="Jim Brill" w:date="2015-03-13T15:09:00Z"/>
          <w:b/>
          <w:sz w:val="48"/>
          <w:szCs w:val="48"/>
        </w:rPr>
      </w:pPr>
      <w:ins w:id="8" w:author="Jim Brill" w:date="2015-03-13T15:09:00Z">
        <w:r w:rsidRPr="00642E1D">
          <w:rPr>
            <w:b/>
            <w:sz w:val="48"/>
            <w:szCs w:val="48"/>
          </w:rPr>
          <w:t>Sample Results – WI federal</w:t>
        </w:r>
        <w:r>
          <w:rPr>
            <w:b/>
            <w:sz w:val="48"/>
            <w:szCs w:val="48"/>
          </w:rPr>
          <w:t xml:space="preserve"> (legislative)</w:t>
        </w:r>
      </w:ins>
    </w:p>
    <w:p w:rsidR="007E7B94" w:rsidRDefault="007E7B94" w:rsidP="007E7B94">
      <w:pPr>
        <w:pStyle w:val="ListParagraph"/>
        <w:numPr>
          <w:ilvl w:val="0"/>
          <w:numId w:val="6"/>
        </w:numPr>
        <w:rPr>
          <w:ins w:id="9" w:author="Jim Brill" w:date="2015-03-13T15:09:00Z"/>
          <w:b/>
          <w:sz w:val="48"/>
          <w:szCs w:val="48"/>
        </w:rPr>
      </w:pPr>
      <w:ins w:id="10" w:author="Jim Brill" w:date="2015-03-13T15:09:00Z">
        <w:r>
          <w:rPr>
            <w:b/>
            <w:sz w:val="48"/>
            <w:szCs w:val="48"/>
          </w:rPr>
          <w:t>Sample Results – WI state (assembly)</w:t>
        </w:r>
      </w:ins>
    </w:p>
    <w:p w:rsidR="007E7B94" w:rsidRPr="00642E1D" w:rsidRDefault="007E7B94" w:rsidP="007E7B94">
      <w:pPr>
        <w:pStyle w:val="ListParagraph"/>
        <w:ind w:left="1080"/>
        <w:rPr>
          <w:ins w:id="11" w:author="Jim Brill" w:date="2015-03-13T15:09:00Z"/>
          <w:b/>
          <w:sz w:val="48"/>
          <w:szCs w:val="48"/>
        </w:rPr>
      </w:pPr>
    </w:p>
    <w:p w:rsidR="007E7B94" w:rsidRDefault="007E7B94" w:rsidP="007E7B94">
      <w:pPr>
        <w:rPr>
          <w:ins w:id="12" w:author="Jim Brill" w:date="2015-03-13T15:09:00Z"/>
          <w:b/>
          <w:sz w:val="48"/>
          <w:szCs w:val="48"/>
        </w:rPr>
      </w:pPr>
    </w:p>
    <w:p w:rsidR="007E7B94" w:rsidRDefault="007E7B94" w:rsidP="007E7B94">
      <w:pPr>
        <w:rPr>
          <w:ins w:id="13" w:author="Jim Brill" w:date="2015-03-13T15:09:00Z"/>
          <w:b/>
          <w:sz w:val="48"/>
          <w:szCs w:val="48"/>
        </w:rPr>
      </w:pPr>
      <w:ins w:id="14" w:author="Jim Brill" w:date="2015-03-13T15:09:00Z">
        <w:r>
          <w:rPr>
            <w:b/>
            <w:sz w:val="48"/>
            <w:szCs w:val="48"/>
          </w:rPr>
          <w:br w:type="page"/>
        </w:r>
      </w:ins>
    </w:p>
    <w:p w:rsidR="007E7B94" w:rsidRDefault="007E7B94" w:rsidP="007E7B94">
      <w:pPr>
        <w:rPr>
          <w:ins w:id="15" w:author="Jim Brill" w:date="2015-03-13T15:09:00Z"/>
          <w:b/>
          <w:sz w:val="48"/>
          <w:szCs w:val="48"/>
        </w:rPr>
      </w:pPr>
    </w:p>
    <w:p w:rsidR="007E7B94" w:rsidRDefault="007E7B94" w:rsidP="007E7B94">
      <w:pPr>
        <w:rPr>
          <w:del w:id="16" w:author="Jim Brill" w:date="2015-03-13T15:09:00Z"/>
          <w:b/>
          <w:sz w:val="48"/>
          <w:szCs w:val="48"/>
        </w:rPr>
      </w:pPr>
    </w:p>
    <w:p w:rsidR="007E7B94" w:rsidRDefault="007E7B94" w:rsidP="007E7B94">
      <w:pPr>
        <w:rPr>
          <w:del w:id="17" w:author="Jim Brill" w:date="2015-03-13T15:09:00Z"/>
          <w:b/>
          <w:sz w:val="48"/>
          <w:szCs w:val="48"/>
        </w:rPr>
      </w:pPr>
    </w:p>
    <w:p w:rsidR="007E7B94" w:rsidRDefault="007E7B94" w:rsidP="007E7B94">
      <w:pPr>
        <w:rPr>
          <w:del w:id="18" w:author="Jim Brill" w:date="2015-03-13T15:09:00Z"/>
          <w:b/>
          <w:sz w:val="48"/>
          <w:szCs w:val="48"/>
        </w:rPr>
      </w:pPr>
      <w:del w:id="19" w:author="Jim Brill" w:date="2015-03-13T15:09:00Z">
        <w:r>
          <w:rPr>
            <w:b/>
            <w:sz w:val="48"/>
            <w:szCs w:val="48"/>
          </w:rPr>
          <w:br w:type="page"/>
        </w:r>
      </w:del>
    </w:p>
    <w:p w:rsidR="007E7B94" w:rsidRPr="007E7B94" w:rsidRDefault="007E7B94" w:rsidP="007E7B94">
      <w:pPr>
        <w:rPr>
          <w:b/>
          <w:sz w:val="32"/>
          <w:szCs w:val="32"/>
        </w:rPr>
      </w:pPr>
      <w:r>
        <w:rPr>
          <w:b/>
          <w:sz w:val="48"/>
          <w:szCs w:val="48"/>
        </w:rPr>
        <w:t>THE SOLUTION</w:t>
      </w:r>
    </w:p>
    <w:p w:rsidR="007E7B94" w:rsidRPr="007E7B94" w:rsidRDefault="007E7B94" w:rsidP="007E7B94">
      <w:pPr>
        <w:rPr>
          <w:b/>
          <w:sz w:val="32"/>
          <w:szCs w:val="32"/>
        </w:rPr>
      </w:pPr>
    </w:p>
    <w:p w:rsidR="007E7B94" w:rsidRPr="007E7B94" w:rsidRDefault="007E7B94" w:rsidP="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rsidR="007E7B94" w:rsidRPr="007E7B94" w:rsidRDefault="007E7B94" w:rsidP="007E7B94">
      <w:pPr>
        <w:rPr>
          <w:b/>
          <w:sz w:val="32"/>
          <w:szCs w:val="32"/>
        </w:rPr>
      </w:pPr>
      <w:r w:rsidRPr="007E7B94">
        <w:rPr>
          <w:b/>
          <w:sz w:val="32"/>
          <w:szCs w:val="32"/>
        </w:rPr>
        <w:t>Definition and Motivation</w:t>
      </w:r>
    </w:p>
    <w:p w:rsidR="007E7B94" w:rsidRPr="007E7B94" w:rsidRDefault="007E7B94" w:rsidP="007E7B94">
      <w:pPr>
        <w:rPr>
          <w:b/>
          <w:sz w:val="20"/>
          <w:szCs w:val="20"/>
        </w:rPr>
      </w:pPr>
    </w:p>
    <w:p w:rsidR="007E7B94" w:rsidRDefault="007E7B94" w:rsidP="007E7B94">
      <w:pPr>
        <w:rPr>
          <w:rStyle w:val="Strong"/>
          <w:rFonts w:ascii="Arial" w:hAnsi="Arial" w:cs="Arial"/>
          <w:color w:val="223645"/>
          <w:sz w:val="21"/>
          <w:szCs w:val="21"/>
        </w:rPr>
      </w:pPr>
      <w:r>
        <w:rPr>
          <w:rStyle w:val="Strong"/>
          <w:rFonts w:ascii="Arial" w:hAnsi="Arial" w:cs="Arial"/>
          <w:color w:val="223645"/>
          <w:sz w:val="21"/>
          <w:szCs w:val="21"/>
        </w:rPr>
        <w:t>Heuristic</w:t>
      </w:r>
    </w:p>
    <w:p w:rsidR="007E7B94" w:rsidRPr="007E7B94" w:rsidRDefault="007E7B94" w:rsidP="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rsidR="007E7B94" w:rsidRDefault="007E7B94" w:rsidP="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5"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7"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8"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0"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1"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2"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3"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t>--</w:t>
      </w:r>
      <w:r w:rsidRPr="007E7B94">
        <w:rPr>
          <w:rFonts w:ascii="Arial" w:hAnsi="Arial" w:cs="Arial"/>
          <w:i/>
          <w:color w:val="252525"/>
          <w:sz w:val="21"/>
          <w:szCs w:val="21"/>
          <w:shd w:val="clear" w:color="auto" w:fill="FFFFFF"/>
        </w:rPr>
        <w:t xml:space="preserve"> Wikipedia (emphasis added)</w:t>
      </w:r>
    </w:p>
    <w:p w:rsidR="007E7B94" w:rsidRDefault="007E7B94" w:rsidP="007E7B94"/>
    <w:p w:rsidR="007E7B94" w:rsidRDefault="007E7B94" w:rsidP="007E7B94">
      <w:pPr>
        <w:rPr>
          <w:b/>
          <w:sz w:val="32"/>
          <w:szCs w:val="32"/>
        </w:rPr>
      </w:pPr>
      <w:r w:rsidRPr="007E7B94">
        <w:rPr>
          <w:b/>
          <w:sz w:val="32"/>
          <w:szCs w:val="32"/>
        </w:rPr>
        <w:t xml:space="preserve">The </w:t>
      </w:r>
      <w:r>
        <w:rPr>
          <w:b/>
          <w:sz w:val="32"/>
          <w:szCs w:val="32"/>
        </w:rPr>
        <w:t>Algorithm</w:t>
      </w:r>
    </w:p>
    <w:p w:rsidR="007E7B94" w:rsidRPr="007E7B94" w:rsidRDefault="007E7B94" w:rsidP="007E7B94">
      <w:pPr>
        <w:rPr>
          <w:b/>
          <w:sz w:val="32"/>
          <w:szCs w:val="32"/>
        </w:rPr>
      </w:pPr>
      <w:r>
        <w:t>The process of “heuristic optimization”, in a nut shell, can be summarized by this graph:</w:t>
      </w:r>
    </w:p>
    <w:p w:rsidR="007E7B94" w:rsidRDefault="007E7B94" w:rsidP="007E7B94">
      <w:r>
        <w:rPr>
          <w:noProof/>
        </w:rPr>
        <w:drawing>
          <wp:inline distT="0" distB="0" distL="0" distR="0" wp14:anchorId="32065E37" wp14:editId="39592565">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rsidR="007E7B94" w:rsidRDefault="007E7B94" w:rsidP="007E7B94">
      <w:r>
        <w:t>Or, to put it even more succinctly, the process is:</w:t>
      </w:r>
    </w:p>
    <w:p w:rsidR="007E7B94" w:rsidRDefault="007E7B94" w:rsidP="007E7B94">
      <w:pPr>
        <w:pStyle w:val="ListParagraph"/>
        <w:numPr>
          <w:ilvl w:val="0"/>
          <w:numId w:val="7"/>
        </w:numPr>
      </w:pPr>
      <w:r>
        <w:t>Score the candidate set</w:t>
      </w:r>
    </w:p>
    <w:p w:rsidR="007E7B94" w:rsidRDefault="007E7B94" w:rsidP="007E7B94">
      <w:pPr>
        <w:pStyle w:val="ListParagraph"/>
        <w:numPr>
          <w:ilvl w:val="0"/>
          <w:numId w:val="7"/>
        </w:numPr>
      </w:pPr>
      <w:r>
        <w:t>Generate a new candidate set</w:t>
      </w:r>
    </w:p>
    <w:p w:rsidR="007E7B94" w:rsidRDefault="007E7B94" w:rsidP="007E7B94">
      <w:pPr>
        <w:pStyle w:val="ListParagraph"/>
        <w:numPr>
          <w:ilvl w:val="0"/>
          <w:numId w:val="7"/>
        </w:numPr>
      </w:pPr>
      <w:r>
        <w:t>Go back to step 1.</w:t>
      </w:r>
    </w:p>
    <w:p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rsidR="007E7B94" w:rsidRDefault="007E7B94" w:rsidP="007E7B94">
      <w:pPr>
        <w:rPr>
          <w:b/>
          <w:sz w:val="48"/>
          <w:szCs w:val="48"/>
        </w:rPr>
      </w:pPr>
      <w:r>
        <w:rPr>
          <w:b/>
          <w:sz w:val="48"/>
          <w:szCs w:val="48"/>
        </w:rPr>
        <w:br w:type="page"/>
      </w:r>
    </w:p>
    <w:p w:rsidR="007E7B94" w:rsidRPr="007E7B94" w:rsidRDefault="007E7B94" w:rsidP="007E7B94">
      <w:pPr>
        <w:rPr>
          <w:b/>
          <w:sz w:val="48"/>
          <w:szCs w:val="48"/>
        </w:rPr>
      </w:pPr>
      <w:r w:rsidRPr="007E7B94">
        <w:rPr>
          <w:b/>
          <w:sz w:val="48"/>
          <w:szCs w:val="48"/>
        </w:rPr>
        <w:t>Appl</w:t>
      </w:r>
      <w:r>
        <w:rPr>
          <w:b/>
          <w:sz w:val="48"/>
          <w:szCs w:val="48"/>
        </w:rPr>
        <w:t>y</w:t>
      </w:r>
      <w:r w:rsidRPr="007E7B94">
        <w:rPr>
          <w:b/>
          <w:sz w:val="48"/>
          <w:szCs w:val="48"/>
        </w:rPr>
        <w:t>ing it to re-districting</w:t>
      </w:r>
    </w:p>
    <w:p w:rsidR="007E7B94" w:rsidRDefault="007E7B94" w:rsidP="007E7B94">
      <w:r>
        <w:t>Enough with definitions.  Let’s apply it to re-districting now.</w:t>
      </w:r>
    </w:p>
    <w:p w:rsidR="007E7B94" w:rsidRDefault="007E7B94" w:rsidP="007E7B94">
      <w:r>
        <w:t xml:space="preserve">There are many different algorithms we can use for the generation step.  We will use selection, recombination, and mutation, because it’s simple, easy to apply, and has good convergence. </w:t>
      </w:r>
    </w:p>
    <w:p w:rsidR="007E7B94" w:rsidRDefault="007E7B94" w:rsidP="007E7B94">
      <w:r>
        <w:t>The process in detail, applied to the problem of redistricting, can be summarized in this graph:</w:t>
      </w:r>
    </w:p>
    <w:p w:rsidR="007E7B94" w:rsidRDefault="007E7B94" w:rsidP="007E7B94">
      <w:r>
        <w:rPr>
          <w:noProof/>
        </w:rPr>
        <w:drawing>
          <wp:inline distT="0" distB="0" distL="0" distR="0" wp14:anchorId="2BFC5D1F" wp14:editId="0B8D486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rsidR="007E7B94" w:rsidRDefault="007E7B94" w:rsidP="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rsidR="007E7B94" w:rsidRDefault="007E7B94" w:rsidP="007E7B94">
      <w:pPr>
        <w:rPr>
          <w:ins w:id="20" w:author="Jim Brill" w:date="2015-03-13T15:09:00Z"/>
          <w:b/>
          <w:sz w:val="32"/>
          <w:szCs w:val="32"/>
        </w:rPr>
      </w:pPr>
      <w:ins w:id="21" w:author="Jim Brill" w:date="2015-03-13T15:09:00Z">
        <w:r>
          <w:rPr>
            <w:b/>
            <w:sz w:val="32"/>
            <w:szCs w:val="32"/>
          </w:rPr>
          <w:br w:type="page"/>
        </w:r>
      </w:ins>
    </w:p>
    <w:p w:rsidR="007E7B94" w:rsidRDefault="007E7B94" w:rsidP="007E7B94">
      <w:pPr>
        <w:pStyle w:val="ListParagraph"/>
        <w:numPr>
          <w:ilvl w:val="0"/>
          <w:numId w:val="3"/>
        </w:numPr>
        <w:rPr>
          <w:del w:id="22" w:author="Jim Brill" w:date="2015-03-13T15:09:00Z"/>
        </w:rPr>
      </w:pPr>
      <w:del w:id="23" w:author="Jim Brill" w:date="2015-03-13T15:09:00Z">
        <w:r>
          <w:delText>Zoom in on reject worst maps (selection)</w:delText>
        </w:r>
      </w:del>
    </w:p>
    <w:p w:rsidR="007E7B94" w:rsidRDefault="007E7B94" w:rsidP="007E7B94">
      <w:pPr>
        <w:pStyle w:val="ListParagraph"/>
        <w:numPr>
          <w:ilvl w:val="1"/>
          <w:numId w:val="3"/>
        </w:numPr>
        <w:rPr>
          <w:del w:id="24" w:author="Jim Brill" w:date="2015-03-13T15:09:00Z"/>
        </w:rPr>
      </w:pPr>
      <w:del w:id="25" w:author="Jim Brill" w:date="2015-03-13T15:09:00Z">
        <w:r>
          <w:delText>Include zoom in on criteria</w:delText>
        </w:r>
      </w:del>
    </w:p>
    <w:p w:rsidR="007E7B94" w:rsidRDefault="007E7B94" w:rsidP="007E7B94">
      <w:pPr>
        <w:pStyle w:val="ListParagraph"/>
        <w:numPr>
          <w:ilvl w:val="0"/>
          <w:numId w:val="3"/>
        </w:numPr>
        <w:rPr>
          <w:del w:id="26" w:author="Jim Brill" w:date="2015-03-13T15:09:00Z"/>
        </w:rPr>
      </w:pPr>
      <w:del w:id="27" w:author="Jim Brill" w:date="2015-03-13T15:09:00Z">
        <w:r>
          <w:delText>Zoom in on recombine and mutate (emphasize that recombining is the driving force, and that mutation is just there to keep the diverse, so that it doesn’t settle on a local optima (find better explanation than esoteric “local optima”))</w:delText>
        </w:r>
      </w:del>
    </w:p>
    <w:p w:rsidR="007E7B94" w:rsidRPr="007E7B94" w:rsidRDefault="007E7B94" w:rsidP="007E7B94">
      <w:pPr>
        <w:rPr>
          <w:b/>
          <w:sz w:val="32"/>
          <w:szCs w:val="32"/>
        </w:rPr>
      </w:pPr>
      <w:r w:rsidRPr="007E7B94">
        <w:rPr>
          <w:b/>
          <w:sz w:val="32"/>
          <w:szCs w:val="32"/>
        </w:rPr>
        <w:t>Scoring in detail</w:t>
      </w:r>
    </w:p>
    <w:p w:rsidR="007E7B94" w:rsidRDefault="007E7B94" w:rsidP="007E7B94">
      <w:pPr>
        <w:rPr>
          <w:b/>
          <w:sz w:val="32"/>
          <w:szCs w:val="32"/>
        </w:rPr>
      </w:pPr>
      <w:r>
        <w:rPr>
          <w:b/>
          <w:sz w:val="32"/>
          <w:szCs w:val="32"/>
        </w:rPr>
        <w:br w:type="page"/>
      </w:r>
    </w:p>
    <w:p w:rsidR="007E7B94" w:rsidRPr="007E7B94" w:rsidRDefault="007E7B94" w:rsidP="007E7B94">
      <w:pPr>
        <w:rPr>
          <w:b/>
          <w:sz w:val="32"/>
          <w:szCs w:val="32"/>
        </w:rPr>
      </w:pPr>
      <w:r w:rsidRPr="007E7B94">
        <w:rPr>
          <w:b/>
          <w:sz w:val="32"/>
          <w:szCs w:val="32"/>
        </w:rPr>
        <w:t>Recombination in detail</w:t>
      </w:r>
    </w:p>
    <w:p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rsidR="007E7B94" w:rsidRPr="007E7B94" w:rsidRDefault="007E7B94" w:rsidP="007E7B94">
      <w:r>
        <w:t xml:space="preserve">Recombination consists of two steps: </w:t>
      </w:r>
    </w:p>
    <w:p w:rsidR="007E7B94" w:rsidRDefault="007E7B94" w:rsidP="007E7B94">
      <w:pPr>
        <w:pStyle w:val="ListParagraph"/>
        <w:numPr>
          <w:ilvl w:val="0"/>
          <w:numId w:val="8"/>
        </w:numPr>
      </w:pPr>
      <w:r>
        <w:t>Randomly select a pair of candidates from the remaining candidates.</w:t>
      </w:r>
    </w:p>
    <w:p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rsidR="007E7B94" w:rsidRDefault="007E7B94" w:rsidP="007E7B94">
      <w:pPr>
        <w:pStyle w:val="ListParagraph"/>
      </w:pPr>
    </w:p>
    <w:tbl>
      <w:tblPr>
        <w:tblW w:w="7320" w:type="dxa"/>
        <w:tblLook w:val="04A0" w:firstRow="1" w:lastRow="0" w:firstColumn="1" w:lastColumn="0" w:noHBand="0" w:noVBand="1"/>
        <w:tblPrChange w:id="28" w:author="Jim Brill" w:date="2015-03-13T15:09:00Z">
          <w:tblPr>
            <w:tblW w:w="7320" w:type="dxa"/>
            <w:tblLook w:val="04A0" w:firstRow="1" w:lastRow="0" w:firstColumn="1" w:lastColumn="0" w:noHBand="0" w:noVBand="1"/>
          </w:tblPr>
        </w:tblPrChange>
      </w:tblPr>
      <w:tblGrid>
        <w:gridCol w:w="1420"/>
        <w:gridCol w:w="1400"/>
        <w:gridCol w:w="1440"/>
        <w:gridCol w:w="1440"/>
        <w:gridCol w:w="1620"/>
        <w:tblGridChange w:id="29">
          <w:tblGrid>
            <w:gridCol w:w="1420"/>
            <w:gridCol w:w="1400"/>
            <w:gridCol w:w="1440"/>
            <w:gridCol w:w="1440"/>
            <w:gridCol w:w="1620"/>
          </w:tblGrid>
        </w:tblGridChange>
      </w:tblGrid>
      <w:tr w:rsidR="007E7B94" w:rsidRPr="007E7B94" w:rsidTr="00593EFE">
        <w:trPr>
          <w:trHeight w:val="300"/>
          <w:trPrChange w:id="30" w:author="Jim Brill" w:date="2015-03-13T15:09:00Z">
            <w:trPr>
              <w:trHeight w:val="300"/>
            </w:trPr>
          </w:trPrChange>
        </w:trPr>
        <w:tc>
          <w:tcPr>
            <w:tcW w:w="1420" w:type="dxa"/>
            <w:tcBorders>
              <w:top w:val="nil"/>
              <w:left w:val="nil"/>
              <w:bottom w:val="nil"/>
              <w:right w:val="nil"/>
            </w:tcBorders>
            <w:shd w:val="clear" w:color="000000" w:fill="F2F2F2"/>
            <w:noWrap/>
            <w:vAlign w:val="bottom"/>
            <w:hideMark/>
            <w:tcPrChange w:id="31" w:author="Jim Brill" w:date="2015-03-13T15:09:00Z">
              <w:tcPr>
                <w:tcW w:w="1420"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Change w:id="32" w:author="Jim Brill" w:date="2015-03-13T15:09:00Z">
              <w:tcPr>
                <w:tcW w:w="1400" w:type="dxa"/>
                <w:tcBorders>
                  <w:top w:val="nil"/>
                  <w:left w:val="single" w:sz="4" w:space="0" w:color="auto"/>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Change w:id="33" w:author="Jim Brill" w:date="2015-03-13T15:09:00Z">
              <w:tcPr>
                <w:tcW w:w="1440" w:type="dxa"/>
                <w:tcBorders>
                  <w:top w:val="nil"/>
                  <w:left w:val="nil"/>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Change w:id="34" w:author="Jim Brill" w:date="2015-03-13T15:09:00Z">
              <w:tcPr>
                <w:tcW w:w="1440" w:type="dxa"/>
                <w:tcBorders>
                  <w:top w:val="nil"/>
                  <w:left w:val="nil"/>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Change w:id="35" w:author="Jim Brill" w:date="2015-03-13T15:09:00Z">
              <w:tcPr>
                <w:tcW w:w="1620" w:type="dxa"/>
                <w:tcBorders>
                  <w:top w:val="nil"/>
                  <w:left w:val="nil"/>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rsidTr="00593EFE">
        <w:trPr>
          <w:trHeight w:val="300"/>
          <w:trPrChange w:id="36" w:author="Jim Brill" w:date="2015-03-13T15:09:00Z">
            <w:trPr>
              <w:trHeight w:val="300"/>
            </w:trPr>
          </w:trPrChange>
        </w:trPr>
        <w:tc>
          <w:tcPr>
            <w:tcW w:w="1420" w:type="dxa"/>
            <w:tcBorders>
              <w:top w:val="nil"/>
              <w:left w:val="nil"/>
              <w:bottom w:val="nil"/>
              <w:right w:val="nil"/>
            </w:tcBorders>
            <w:shd w:val="clear" w:color="000000" w:fill="F2F2F2"/>
            <w:noWrap/>
            <w:vAlign w:val="bottom"/>
            <w:hideMark/>
            <w:tcPrChange w:id="37" w:author="Jim Brill" w:date="2015-03-13T15:09:00Z">
              <w:tcPr>
                <w:tcW w:w="1420"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Change w:id="38" w:author="Jim Brill" w:date="2015-03-13T15:09:00Z">
              <w:tcPr>
                <w:tcW w:w="1400" w:type="dxa"/>
                <w:tcBorders>
                  <w:top w:val="nil"/>
                  <w:left w:val="single" w:sz="4" w:space="0" w:color="auto"/>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Change w:id="39" w:author="Jim Brill" w:date="2015-03-13T15:09:00Z">
              <w:tcPr>
                <w:tcW w:w="1440" w:type="dxa"/>
                <w:tcBorders>
                  <w:top w:val="nil"/>
                  <w:left w:val="nil"/>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Change w:id="40" w:author="Jim Brill" w:date="2015-03-13T15:09:00Z">
              <w:tcPr>
                <w:tcW w:w="1440" w:type="dxa"/>
                <w:tcBorders>
                  <w:top w:val="nil"/>
                  <w:left w:val="nil"/>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a</w:t>
            </w:r>
            <w:proofErr w:type="gramEnd"/>
            <w:r w:rsidRPr="007E7B94">
              <w:rPr>
                <w:rFonts w:ascii="Calibri" w:eastAsia="Times New Roman" w:hAnsi="Calibri" w:cs="Times New Roman"/>
                <w:b/>
                <w:bCs/>
                <w:color w:val="000000"/>
              </w:rPr>
              <w:t xml:space="preserve"> or b?</w:t>
            </w:r>
          </w:p>
        </w:tc>
        <w:tc>
          <w:tcPr>
            <w:tcW w:w="1620" w:type="dxa"/>
            <w:tcBorders>
              <w:top w:val="nil"/>
              <w:left w:val="nil"/>
              <w:bottom w:val="nil"/>
              <w:right w:val="single" w:sz="4" w:space="0" w:color="auto"/>
            </w:tcBorders>
            <w:shd w:val="clear" w:color="000000" w:fill="F2F2F2"/>
            <w:noWrap/>
            <w:vAlign w:val="bottom"/>
            <w:hideMark/>
            <w:tcPrChange w:id="41" w:author="Jim Brill" w:date="2015-03-13T15:09:00Z">
              <w:tcPr>
                <w:tcW w:w="1620" w:type="dxa"/>
                <w:tcBorders>
                  <w:top w:val="nil"/>
                  <w:left w:val="nil"/>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rsidTr="00593EFE">
        <w:trPr>
          <w:trHeight w:val="300"/>
          <w:trPrChange w:id="42" w:author="Jim Brill" w:date="2015-03-13T15:09:00Z">
            <w:trPr>
              <w:trHeight w:val="300"/>
            </w:trPr>
          </w:trPrChange>
        </w:trPr>
        <w:tc>
          <w:tcPr>
            <w:tcW w:w="1420" w:type="dxa"/>
            <w:tcBorders>
              <w:top w:val="nil"/>
              <w:left w:val="nil"/>
              <w:bottom w:val="nil"/>
              <w:right w:val="nil"/>
            </w:tcBorders>
            <w:shd w:val="clear" w:color="auto" w:fill="auto"/>
            <w:noWrap/>
            <w:vAlign w:val="bottom"/>
            <w:hideMark/>
            <w:tcPrChange w:id="43" w:author="Jim Brill" w:date="2015-03-13T15:09:00Z">
              <w:tcPr>
                <w:tcW w:w="1420"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Change w:id="44" w:author="Jim Brill" w:date="2015-03-13T15:09:00Z">
              <w:tcPr>
                <w:tcW w:w="1400" w:type="dxa"/>
                <w:tcBorders>
                  <w:top w:val="nil"/>
                  <w:left w:val="single" w:sz="4" w:space="0" w:color="auto"/>
                  <w:bottom w:val="nil"/>
                  <w:right w:val="nil"/>
                </w:tcBorders>
                <w:shd w:val="clear" w:color="000000" w:fill="FFFF00"/>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Change w:id="45" w:author="Jim Brill" w:date="2015-03-13T15:09:00Z">
              <w:tcPr>
                <w:tcW w:w="144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Change w:id="46" w:author="Jim Brill" w:date="2015-03-13T15:09:00Z">
              <w:tcPr>
                <w:tcW w:w="144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Change w:id="47" w:author="Jim Brill" w:date="2015-03-13T15:09:00Z">
              <w:tcPr>
                <w:tcW w:w="162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rsidTr="00593EFE">
        <w:trPr>
          <w:trHeight w:val="300"/>
          <w:trPrChange w:id="48" w:author="Jim Brill" w:date="2015-03-13T15:09:00Z">
            <w:trPr>
              <w:trHeight w:val="300"/>
            </w:trPr>
          </w:trPrChange>
        </w:trPr>
        <w:tc>
          <w:tcPr>
            <w:tcW w:w="1420" w:type="dxa"/>
            <w:tcBorders>
              <w:top w:val="nil"/>
              <w:left w:val="nil"/>
              <w:bottom w:val="nil"/>
              <w:right w:val="nil"/>
            </w:tcBorders>
            <w:shd w:val="clear" w:color="auto" w:fill="auto"/>
            <w:noWrap/>
            <w:vAlign w:val="bottom"/>
            <w:hideMark/>
            <w:tcPrChange w:id="49" w:author="Jim Brill" w:date="2015-03-13T15:09:00Z">
              <w:tcPr>
                <w:tcW w:w="1420"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Change w:id="50" w:author="Jim Brill" w:date="2015-03-13T15:09:00Z">
              <w:tcPr>
                <w:tcW w:w="1400" w:type="dxa"/>
                <w:tcBorders>
                  <w:top w:val="nil"/>
                  <w:left w:val="single" w:sz="4" w:space="0" w:color="auto"/>
                  <w:bottom w:val="nil"/>
                  <w:right w:val="nil"/>
                </w:tcBorders>
                <w:shd w:val="clear" w:color="000000" w:fill="FFFF00"/>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Change w:id="51" w:author="Jim Brill" w:date="2015-03-13T15:09:00Z">
              <w:tcPr>
                <w:tcW w:w="144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Change w:id="52" w:author="Jim Brill" w:date="2015-03-13T15:09:00Z">
              <w:tcPr>
                <w:tcW w:w="144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Change w:id="53" w:author="Jim Brill" w:date="2015-03-13T15:09:00Z">
              <w:tcPr>
                <w:tcW w:w="162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rsidTr="00593EFE">
        <w:trPr>
          <w:trHeight w:val="300"/>
          <w:trPrChange w:id="54" w:author="Jim Brill" w:date="2015-03-13T15:09:00Z">
            <w:trPr>
              <w:trHeight w:val="300"/>
            </w:trPr>
          </w:trPrChange>
        </w:trPr>
        <w:tc>
          <w:tcPr>
            <w:tcW w:w="1420" w:type="dxa"/>
            <w:tcBorders>
              <w:top w:val="nil"/>
              <w:left w:val="nil"/>
              <w:bottom w:val="nil"/>
              <w:right w:val="nil"/>
            </w:tcBorders>
            <w:shd w:val="clear" w:color="auto" w:fill="auto"/>
            <w:noWrap/>
            <w:vAlign w:val="bottom"/>
            <w:hideMark/>
            <w:tcPrChange w:id="55" w:author="Jim Brill" w:date="2015-03-13T15:09:00Z">
              <w:tcPr>
                <w:tcW w:w="1420"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Change w:id="56" w:author="Jim Brill" w:date="2015-03-13T15:09:00Z">
              <w:tcPr>
                <w:tcW w:w="1400" w:type="dxa"/>
                <w:tcBorders>
                  <w:top w:val="nil"/>
                  <w:left w:val="single" w:sz="4" w:space="0" w:color="auto"/>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Change w:id="57" w:author="Jim Brill" w:date="2015-03-13T15:09:00Z">
              <w:tcPr>
                <w:tcW w:w="1440" w:type="dxa"/>
                <w:tcBorders>
                  <w:top w:val="nil"/>
                  <w:left w:val="nil"/>
                  <w:bottom w:val="nil"/>
                  <w:right w:val="single" w:sz="4" w:space="0" w:color="auto"/>
                </w:tcBorders>
                <w:shd w:val="clear" w:color="000000" w:fill="FFFF00"/>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Change w:id="58" w:author="Jim Brill" w:date="2015-03-13T15:09:00Z">
              <w:tcPr>
                <w:tcW w:w="144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Change w:id="59" w:author="Jim Brill" w:date="2015-03-13T15:09:00Z">
              <w:tcPr>
                <w:tcW w:w="1620" w:type="dxa"/>
                <w:tcBorders>
                  <w:top w:val="nil"/>
                  <w:left w:val="nil"/>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rsidR="007E7B94" w:rsidRPr="007E7B94" w:rsidRDefault="007E7B94" w:rsidP="007E7B94">
      <w:pPr>
        <w:pStyle w:val="ListParagraph"/>
      </w:pPr>
    </w:p>
    <w:p w:rsidR="007E7B94" w:rsidRDefault="007E7B94" w:rsidP="007E7B94">
      <w:pPr>
        <w:rPr>
          <w:b/>
        </w:rPr>
      </w:pPr>
      <w:r>
        <w:rPr>
          <w:b/>
        </w:rPr>
        <w:br w:type="page"/>
      </w:r>
    </w:p>
    <w:p w:rsidR="007E7B94" w:rsidRPr="007E7B94" w:rsidRDefault="007E7B94" w:rsidP="007E7B94">
      <w:pPr>
        <w:rPr>
          <w:b/>
          <w:sz w:val="32"/>
          <w:szCs w:val="32"/>
        </w:rPr>
      </w:pPr>
      <w:r w:rsidRPr="007E7B94">
        <w:rPr>
          <w:b/>
          <w:sz w:val="32"/>
          <w:szCs w:val="32"/>
        </w:rPr>
        <w:t>Mutation in detail</w:t>
      </w:r>
    </w:p>
    <w:p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w:t>
      </w:r>
      <w:proofErr w:type="gramStart"/>
      <w:r>
        <w:t>solution.</w:t>
      </w:r>
      <w:proofErr w:type="gramEnd"/>
      <w:r>
        <w:t xml:space="preserve">  This means </w:t>
      </w:r>
      <w:r w:rsidRPr="007E7B94">
        <w:t>that</w:t>
      </w:r>
      <w:r w:rsidRPr="007E7B94">
        <w:rPr>
          <w:b/>
        </w:rPr>
        <w:t xml:space="preserve"> a candidate is more likely to mutate to a worse solution than to a better one.</w:t>
      </w:r>
      <w:r>
        <w:t xml:space="preserve">  (On the first iteration, the two probabilities are equal.)</w:t>
      </w:r>
    </w:p>
    <w:p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rsidR="007E7B94" w:rsidRDefault="007E7B94" w:rsidP="007E7B94">
      <w:r>
        <w:t>Mutation provides this constant influx of variety.  It insures that the test candidates don’t all just become the same map – that new ideas are constantly being explored.</w:t>
      </w:r>
    </w:p>
    <w:p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rsidR="007E7B94" w:rsidRPr="007E7B94" w:rsidRDefault="007E7B94" w:rsidP="007E7B94"/>
    <w:tbl>
      <w:tblPr>
        <w:tblW w:w="7380" w:type="dxa"/>
        <w:tblLook w:val="04A0" w:firstRow="1" w:lastRow="0" w:firstColumn="1" w:lastColumn="0" w:noHBand="0" w:noVBand="1"/>
        <w:tblPrChange w:id="60" w:author="Jim Brill" w:date="2015-03-13T15:09:00Z">
          <w:tblPr>
            <w:tblW w:w="7380" w:type="dxa"/>
            <w:tblLook w:val="04A0" w:firstRow="1" w:lastRow="0" w:firstColumn="1" w:lastColumn="0" w:noHBand="0" w:noVBand="1"/>
          </w:tblPr>
        </w:tblPrChange>
      </w:tblPr>
      <w:tblGrid>
        <w:gridCol w:w="1420"/>
        <w:gridCol w:w="1880"/>
        <w:gridCol w:w="987"/>
        <w:gridCol w:w="1036"/>
        <w:gridCol w:w="2057"/>
        <w:tblGridChange w:id="61">
          <w:tblGrid>
            <w:gridCol w:w="1420"/>
            <w:gridCol w:w="1880"/>
            <w:gridCol w:w="987"/>
            <w:gridCol w:w="1036"/>
            <w:gridCol w:w="2057"/>
          </w:tblGrid>
        </w:tblGridChange>
      </w:tblGrid>
      <w:tr w:rsidR="007E7B94" w:rsidRPr="007E7B94" w:rsidTr="00593EFE">
        <w:trPr>
          <w:trHeight w:val="300"/>
          <w:trPrChange w:id="62" w:author="Jim Brill" w:date="2015-03-13T15:09:00Z">
            <w:trPr>
              <w:trHeight w:val="300"/>
            </w:trPr>
          </w:trPrChange>
        </w:trPr>
        <w:tc>
          <w:tcPr>
            <w:tcW w:w="1420" w:type="dxa"/>
            <w:tcBorders>
              <w:top w:val="nil"/>
              <w:left w:val="nil"/>
              <w:bottom w:val="nil"/>
              <w:right w:val="nil"/>
            </w:tcBorders>
            <w:shd w:val="clear" w:color="000000" w:fill="F2F2F2"/>
            <w:noWrap/>
            <w:vAlign w:val="bottom"/>
            <w:hideMark/>
            <w:tcPrChange w:id="63" w:author="Jim Brill" w:date="2015-03-13T15:09:00Z">
              <w:tcPr>
                <w:tcW w:w="1420"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Change w:id="64" w:author="Jim Brill" w:date="2015-03-13T15:09:00Z">
              <w:tcPr>
                <w:tcW w:w="1880" w:type="dxa"/>
                <w:tcBorders>
                  <w:top w:val="nil"/>
                  <w:left w:val="single" w:sz="4" w:space="0" w:color="auto"/>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Change w:id="65" w:author="Jim Brill" w:date="2015-03-13T15:09:00Z">
              <w:tcPr>
                <w:tcW w:w="987"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Change w:id="66" w:author="Jim Brill" w:date="2015-03-13T15:09:00Z">
              <w:tcPr>
                <w:tcW w:w="1036"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Change w:id="67" w:author="Jim Brill" w:date="2015-03-13T15:09:00Z">
              <w:tcPr>
                <w:tcW w:w="2057" w:type="dxa"/>
                <w:tcBorders>
                  <w:top w:val="nil"/>
                  <w:left w:val="single" w:sz="4" w:space="0" w:color="auto"/>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rsidTr="00593EFE">
        <w:trPr>
          <w:trHeight w:val="300"/>
          <w:trPrChange w:id="68" w:author="Jim Brill" w:date="2015-03-13T15:09:00Z">
            <w:trPr>
              <w:trHeight w:val="300"/>
            </w:trPr>
          </w:trPrChange>
        </w:trPr>
        <w:tc>
          <w:tcPr>
            <w:tcW w:w="1420" w:type="dxa"/>
            <w:tcBorders>
              <w:top w:val="nil"/>
              <w:left w:val="nil"/>
              <w:bottom w:val="nil"/>
              <w:right w:val="nil"/>
            </w:tcBorders>
            <w:shd w:val="clear" w:color="000000" w:fill="F2F2F2"/>
            <w:noWrap/>
            <w:vAlign w:val="bottom"/>
            <w:hideMark/>
            <w:tcPrChange w:id="69" w:author="Jim Brill" w:date="2015-03-13T15:09:00Z">
              <w:tcPr>
                <w:tcW w:w="1420"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Change w:id="70" w:author="Jim Brill" w:date="2015-03-13T15:09:00Z">
              <w:tcPr>
                <w:tcW w:w="1880" w:type="dxa"/>
                <w:tcBorders>
                  <w:top w:val="nil"/>
                  <w:left w:val="single" w:sz="4" w:space="0" w:color="auto"/>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Change w:id="71" w:author="Jim Brill" w:date="2015-03-13T15:09:00Z">
              <w:tcPr>
                <w:tcW w:w="987"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w:t>
            </w:r>
            <w:proofErr w:type="gramEnd"/>
            <w:r w:rsidRPr="007E7B94">
              <w:rPr>
                <w:rFonts w:ascii="Calibri" w:eastAsia="Times New Roman" w:hAnsi="Calibri" w:cs="Times New Roman"/>
                <w:b/>
                <w:bCs/>
                <w:color w:val="000000"/>
              </w:rPr>
              <w:t>?</w:t>
            </w:r>
          </w:p>
        </w:tc>
        <w:tc>
          <w:tcPr>
            <w:tcW w:w="1036" w:type="dxa"/>
            <w:tcBorders>
              <w:top w:val="nil"/>
              <w:left w:val="nil"/>
              <w:bottom w:val="nil"/>
              <w:right w:val="nil"/>
            </w:tcBorders>
            <w:shd w:val="clear" w:color="000000" w:fill="F2F2F2"/>
            <w:noWrap/>
            <w:vAlign w:val="bottom"/>
            <w:hideMark/>
            <w:tcPrChange w:id="72" w:author="Jim Brill" w:date="2015-03-13T15:09:00Z">
              <w:tcPr>
                <w:tcW w:w="1036" w:type="dxa"/>
                <w:tcBorders>
                  <w:top w:val="nil"/>
                  <w:left w:val="nil"/>
                  <w:bottom w:val="nil"/>
                  <w:right w:val="nil"/>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Change w:id="73" w:author="Jim Brill" w:date="2015-03-13T15:09:00Z">
              <w:tcPr>
                <w:tcW w:w="2057" w:type="dxa"/>
                <w:tcBorders>
                  <w:top w:val="nil"/>
                  <w:left w:val="single" w:sz="4" w:space="0" w:color="auto"/>
                  <w:bottom w:val="nil"/>
                  <w:right w:val="single" w:sz="4" w:space="0" w:color="auto"/>
                </w:tcBorders>
                <w:shd w:val="clear" w:color="000000" w:fill="F2F2F2"/>
                <w:noWrap/>
                <w:vAlign w:val="bottom"/>
                <w:hideMark/>
              </w:tcPr>
            </w:tcPrChange>
          </w:tcPr>
          <w:p w:rsidR="007E7B94" w:rsidRPr="007E7B94" w:rsidRDefault="007E7B94" w:rsidP="00593EFE">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rsidTr="00593EFE">
        <w:trPr>
          <w:trHeight w:val="300"/>
          <w:trPrChange w:id="74" w:author="Jim Brill" w:date="2015-03-13T15:09:00Z">
            <w:trPr>
              <w:trHeight w:val="300"/>
            </w:trPr>
          </w:trPrChange>
        </w:trPr>
        <w:tc>
          <w:tcPr>
            <w:tcW w:w="1420" w:type="dxa"/>
            <w:tcBorders>
              <w:top w:val="nil"/>
              <w:left w:val="nil"/>
              <w:bottom w:val="nil"/>
              <w:right w:val="nil"/>
            </w:tcBorders>
            <w:shd w:val="clear" w:color="auto" w:fill="auto"/>
            <w:noWrap/>
            <w:vAlign w:val="bottom"/>
            <w:hideMark/>
            <w:tcPrChange w:id="75" w:author="Jim Brill" w:date="2015-03-13T15:09:00Z">
              <w:tcPr>
                <w:tcW w:w="1420"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Change w:id="76" w:author="Jim Brill" w:date="2015-03-13T15:09:00Z">
              <w:tcPr>
                <w:tcW w:w="1880" w:type="dxa"/>
                <w:tcBorders>
                  <w:top w:val="nil"/>
                  <w:left w:val="single" w:sz="4" w:space="0" w:color="auto"/>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Change w:id="77" w:author="Jim Brill" w:date="2015-03-13T15:09:00Z">
              <w:tcPr>
                <w:tcW w:w="987"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Change w:id="78" w:author="Jim Brill" w:date="2015-03-13T15:09:00Z">
              <w:tcPr>
                <w:tcW w:w="1036" w:type="dxa"/>
                <w:tcBorders>
                  <w:top w:val="nil"/>
                  <w:left w:val="nil"/>
                  <w:bottom w:val="nil"/>
                  <w:right w:val="nil"/>
                </w:tcBorders>
                <w:shd w:val="clear" w:color="000000" w:fill="FFFF00"/>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Change w:id="79" w:author="Jim Brill" w:date="2015-03-13T15:09:00Z">
              <w:tcPr>
                <w:tcW w:w="2057" w:type="dxa"/>
                <w:tcBorders>
                  <w:top w:val="nil"/>
                  <w:left w:val="single" w:sz="4" w:space="0" w:color="auto"/>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rsidTr="00593EFE">
        <w:trPr>
          <w:trHeight w:val="300"/>
          <w:trPrChange w:id="80" w:author="Jim Brill" w:date="2015-03-13T15:09:00Z">
            <w:trPr>
              <w:trHeight w:val="300"/>
            </w:trPr>
          </w:trPrChange>
        </w:trPr>
        <w:tc>
          <w:tcPr>
            <w:tcW w:w="1420" w:type="dxa"/>
            <w:tcBorders>
              <w:top w:val="nil"/>
              <w:left w:val="nil"/>
              <w:bottom w:val="nil"/>
              <w:right w:val="nil"/>
            </w:tcBorders>
            <w:shd w:val="clear" w:color="auto" w:fill="auto"/>
            <w:noWrap/>
            <w:vAlign w:val="bottom"/>
            <w:hideMark/>
            <w:tcPrChange w:id="81" w:author="Jim Brill" w:date="2015-03-13T15:09:00Z">
              <w:tcPr>
                <w:tcW w:w="1420"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Change w:id="82" w:author="Jim Brill" w:date="2015-03-13T15:09:00Z">
              <w:tcPr>
                <w:tcW w:w="1880" w:type="dxa"/>
                <w:tcBorders>
                  <w:top w:val="nil"/>
                  <w:left w:val="single" w:sz="4" w:space="0" w:color="auto"/>
                  <w:bottom w:val="nil"/>
                  <w:right w:val="single" w:sz="4" w:space="0" w:color="auto"/>
                </w:tcBorders>
                <w:shd w:val="clear" w:color="000000" w:fill="FFFF00"/>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Change w:id="83" w:author="Jim Brill" w:date="2015-03-13T15:09:00Z">
              <w:tcPr>
                <w:tcW w:w="987"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Change w:id="84" w:author="Jim Brill" w:date="2015-03-13T15:09:00Z">
              <w:tcPr>
                <w:tcW w:w="1036"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Change w:id="85" w:author="Jim Brill" w:date="2015-03-13T15:09:00Z">
              <w:tcPr>
                <w:tcW w:w="2057" w:type="dxa"/>
                <w:tcBorders>
                  <w:top w:val="nil"/>
                  <w:left w:val="single" w:sz="4" w:space="0" w:color="auto"/>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rsidTr="00593EFE">
        <w:trPr>
          <w:trHeight w:val="300"/>
          <w:trPrChange w:id="86" w:author="Jim Brill" w:date="2015-03-13T15:09:00Z">
            <w:trPr>
              <w:trHeight w:val="300"/>
            </w:trPr>
          </w:trPrChange>
        </w:trPr>
        <w:tc>
          <w:tcPr>
            <w:tcW w:w="1420" w:type="dxa"/>
            <w:tcBorders>
              <w:top w:val="nil"/>
              <w:left w:val="nil"/>
              <w:bottom w:val="nil"/>
              <w:right w:val="nil"/>
            </w:tcBorders>
            <w:shd w:val="clear" w:color="auto" w:fill="auto"/>
            <w:noWrap/>
            <w:vAlign w:val="bottom"/>
            <w:hideMark/>
            <w:tcPrChange w:id="87" w:author="Jim Brill" w:date="2015-03-13T15:09:00Z">
              <w:tcPr>
                <w:tcW w:w="1420"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Change w:id="88" w:author="Jim Brill" w:date="2015-03-13T15:09:00Z">
              <w:tcPr>
                <w:tcW w:w="1880" w:type="dxa"/>
                <w:tcBorders>
                  <w:top w:val="nil"/>
                  <w:left w:val="single" w:sz="4" w:space="0" w:color="auto"/>
                  <w:bottom w:val="nil"/>
                  <w:right w:val="single" w:sz="4" w:space="0" w:color="auto"/>
                </w:tcBorders>
                <w:shd w:val="clear" w:color="000000" w:fill="FFFF00"/>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Change w:id="89" w:author="Jim Brill" w:date="2015-03-13T15:09:00Z">
              <w:tcPr>
                <w:tcW w:w="987"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Change w:id="90" w:author="Jim Brill" w:date="2015-03-13T15:09:00Z">
              <w:tcPr>
                <w:tcW w:w="1036" w:type="dxa"/>
                <w:tcBorders>
                  <w:top w:val="nil"/>
                  <w:left w:val="nil"/>
                  <w:bottom w:val="nil"/>
                  <w:right w:val="nil"/>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Change w:id="91" w:author="Jim Brill" w:date="2015-03-13T15:09:00Z">
              <w:tcPr>
                <w:tcW w:w="2057" w:type="dxa"/>
                <w:tcBorders>
                  <w:top w:val="nil"/>
                  <w:left w:val="single" w:sz="4" w:space="0" w:color="auto"/>
                  <w:bottom w:val="nil"/>
                  <w:right w:val="single" w:sz="4" w:space="0" w:color="auto"/>
                </w:tcBorders>
                <w:shd w:val="clear" w:color="auto" w:fill="auto"/>
                <w:noWrap/>
                <w:vAlign w:val="bottom"/>
                <w:hideMark/>
              </w:tcPr>
            </w:tcPrChange>
          </w:tcPr>
          <w:p w:rsidR="007E7B94" w:rsidRPr="007E7B94" w:rsidRDefault="007E7B94" w:rsidP="00593EFE">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rsidR="007E7B94" w:rsidRDefault="007E7B94" w:rsidP="007E7B94">
      <w:pPr>
        <w:rPr>
          <w:b/>
        </w:rPr>
      </w:pPr>
    </w:p>
    <w:p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rsidR="007E7B94" w:rsidRDefault="007E7B94" w:rsidP="007E7B94">
      <w:pPr>
        <w:rPr>
          <w:b/>
        </w:rPr>
      </w:pPr>
    </w:p>
    <w:p w:rsidR="007E7B94" w:rsidRDefault="007E7B94" w:rsidP="007E7B94">
      <w:pPr>
        <w:rPr>
          <w:b/>
        </w:rPr>
      </w:pPr>
    </w:p>
    <w:p w:rsidR="007E7B94" w:rsidRDefault="007E7B94" w:rsidP="007E7B94">
      <w:pPr>
        <w:rPr>
          <w:b/>
          <w:sz w:val="48"/>
          <w:rPrChange w:id="92" w:author="Jim Brill" w:date="2015-03-13T15:09:00Z">
            <w:rPr>
              <w:b/>
            </w:rPr>
          </w:rPrChange>
        </w:rPr>
      </w:pPr>
      <w:r>
        <w:rPr>
          <w:b/>
          <w:sz w:val="48"/>
          <w:rPrChange w:id="93" w:author="Jim Brill" w:date="2015-03-13T15:09:00Z">
            <w:rPr>
              <w:b/>
            </w:rPr>
          </w:rPrChange>
        </w:rPr>
        <w:br w:type="page"/>
      </w:r>
    </w:p>
    <w:p w:rsidR="007E7B94" w:rsidRDefault="007E7B94" w:rsidP="007E7B94">
      <w:pPr>
        <w:rPr>
          <w:ins w:id="94" w:author="Jim Brill" w:date="2015-03-13T15:09:00Z"/>
          <w:b/>
          <w:sz w:val="48"/>
          <w:szCs w:val="48"/>
        </w:rPr>
      </w:pPr>
      <w:ins w:id="95" w:author="Jim Brill" w:date="2015-03-13T15:09:00Z">
        <w:r>
          <w:rPr>
            <w:b/>
            <w:sz w:val="48"/>
            <w:szCs w:val="48"/>
          </w:rPr>
          <w:t>THE PROGRAM</w:t>
        </w:r>
      </w:ins>
    </w:p>
    <w:p w:rsidR="007E7B94" w:rsidRPr="008D1EF0" w:rsidRDefault="007E7B94" w:rsidP="007E7B94">
      <w:pPr>
        <w:pStyle w:val="ListParagraph"/>
        <w:numPr>
          <w:ilvl w:val="0"/>
          <w:numId w:val="9"/>
        </w:numPr>
        <w:rPr>
          <w:ins w:id="96" w:author="Jim Brill" w:date="2015-03-13T15:09:00Z"/>
          <w:sz w:val="24"/>
          <w:szCs w:val="24"/>
        </w:rPr>
      </w:pPr>
      <w:proofErr w:type="gramStart"/>
      <w:ins w:id="97" w:author="Jim Brill" w:date="2015-03-13T15:09:00Z">
        <w:r w:rsidRPr="008D1EF0">
          <w:rPr>
            <w:sz w:val="24"/>
            <w:szCs w:val="24"/>
          </w:rPr>
          <w:t>if</w:t>
        </w:r>
        <w:proofErr w:type="gramEnd"/>
        <w:r w:rsidRPr="008D1EF0">
          <w:rPr>
            <w:sz w:val="24"/>
            <w:szCs w:val="24"/>
          </w:rPr>
          <w:t xml:space="preserve"> you do not have java, install it. (you can find it by googling java jre)</w:t>
        </w:r>
      </w:ins>
    </w:p>
    <w:p w:rsidR="007E7B94" w:rsidRPr="008D1EF0" w:rsidRDefault="007E7B94" w:rsidP="007E7B94">
      <w:pPr>
        <w:pStyle w:val="ListParagraph"/>
        <w:numPr>
          <w:ilvl w:val="0"/>
          <w:numId w:val="9"/>
        </w:numPr>
        <w:rPr>
          <w:ins w:id="98" w:author="Jim Brill" w:date="2015-03-13T15:09:00Z"/>
          <w:sz w:val="24"/>
          <w:szCs w:val="24"/>
        </w:rPr>
      </w:pPr>
      <w:ins w:id="99" w:author="Jim Brill" w:date="2015-03-13T15:09:00Z">
        <w:r w:rsidRPr="008D1EF0">
          <w:rPr>
            <w:sz w:val="24"/>
            <w:szCs w:val="24"/>
          </w:rPr>
          <w:t xml:space="preserve">run the launch script (e.g. run.bat)  </w:t>
        </w:r>
      </w:ins>
    </w:p>
    <w:p w:rsidR="007E7B94" w:rsidRPr="008D1EF0" w:rsidRDefault="007E7B94" w:rsidP="007E7B94">
      <w:pPr>
        <w:pStyle w:val="ListParagraph"/>
        <w:numPr>
          <w:ilvl w:val="0"/>
          <w:numId w:val="9"/>
        </w:numPr>
        <w:rPr>
          <w:ins w:id="100" w:author="Jim Brill" w:date="2015-03-13T15:09:00Z"/>
          <w:sz w:val="24"/>
          <w:szCs w:val="24"/>
        </w:rPr>
      </w:pPr>
      <w:proofErr w:type="gramStart"/>
      <w:ins w:id="101" w:author="Jim Brill" w:date="2015-03-13T15:09:00Z">
        <w:r w:rsidRPr="008D1EF0">
          <w:rPr>
            <w:sz w:val="24"/>
            <w:szCs w:val="24"/>
          </w:rPr>
          <w:t>load</w:t>
        </w:r>
        <w:proofErr w:type="gramEnd"/>
        <w:r w:rsidRPr="008D1EF0">
          <w:rPr>
            <w:sz w:val="24"/>
            <w:szCs w:val="24"/>
          </w:rPr>
          <w:t xml:space="preserve"> the atoms - from the file menu, select open geojson file if the file is in geojson, or open shapefile if it’s an esri shapefile.</w:t>
        </w:r>
      </w:ins>
    </w:p>
    <w:p w:rsidR="007E7B94" w:rsidRPr="008D1EF0" w:rsidRDefault="007E7B94" w:rsidP="007E7B94">
      <w:pPr>
        <w:pStyle w:val="ListParagraph"/>
        <w:numPr>
          <w:ilvl w:val="0"/>
          <w:numId w:val="9"/>
        </w:numPr>
        <w:rPr>
          <w:ins w:id="102" w:author="Jim Brill" w:date="2015-03-13T15:09:00Z"/>
          <w:sz w:val="24"/>
          <w:szCs w:val="24"/>
        </w:rPr>
      </w:pPr>
      <w:ins w:id="103" w:author="Jim Brill" w:date="2015-03-13T15:09:00Z">
        <w:r w:rsidRPr="008D1EF0">
          <w:rPr>
            <w:sz w:val="24"/>
            <w:szCs w:val="24"/>
          </w:rPr>
          <w:t>Load the census data</w:t>
        </w:r>
      </w:ins>
    </w:p>
    <w:p w:rsidR="007E7B94" w:rsidRPr="008D1EF0" w:rsidRDefault="007E7B94" w:rsidP="007E7B94">
      <w:pPr>
        <w:pStyle w:val="ListParagraph"/>
        <w:numPr>
          <w:ilvl w:val="0"/>
          <w:numId w:val="9"/>
        </w:numPr>
        <w:rPr>
          <w:ins w:id="104" w:author="Jim Brill" w:date="2015-03-13T15:09:00Z"/>
          <w:sz w:val="24"/>
          <w:szCs w:val="24"/>
        </w:rPr>
      </w:pPr>
      <w:ins w:id="105" w:author="Jim Brill" w:date="2015-03-13T15:09:00Z">
        <w:r w:rsidRPr="008D1EF0">
          <w:rPr>
            <w:sz w:val="24"/>
            <w:szCs w:val="24"/>
          </w:rPr>
          <w:t>Load the election data</w:t>
        </w:r>
      </w:ins>
    </w:p>
    <w:p w:rsidR="007E7B94" w:rsidRPr="008D1EF0" w:rsidRDefault="007E7B94" w:rsidP="007E7B94">
      <w:pPr>
        <w:pStyle w:val="ListParagraph"/>
        <w:numPr>
          <w:ilvl w:val="0"/>
          <w:numId w:val="9"/>
        </w:numPr>
        <w:rPr>
          <w:ins w:id="106" w:author="Jim Brill" w:date="2015-03-13T15:09:00Z"/>
          <w:sz w:val="24"/>
          <w:szCs w:val="24"/>
        </w:rPr>
      </w:pPr>
      <w:ins w:id="107" w:author="Jim Brill" w:date="2015-03-13T15:09:00Z">
        <w:r w:rsidRPr="008D1EF0">
          <w:rPr>
            <w:sz w:val="24"/>
            <w:szCs w:val="24"/>
          </w:rPr>
          <w:t>Set the number of desired districts</w:t>
        </w:r>
      </w:ins>
    </w:p>
    <w:p w:rsidR="007E7B94" w:rsidRPr="008D1EF0" w:rsidRDefault="007E7B94" w:rsidP="007E7B94">
      <w:pPr>
        <w:pStyle w:val="ListParagraph"/>
        <w:numPr>
          <w:ilvl w:val="0"/>
          <w:numId w:val="9"/>
        </w:numPr>
        <w:rPr>
          <w:ins w:id="108" w:author="Jim Brill" w:date="2015-03-13T15:09:00Z"/>
          <w:sz w:val="24"/>
          <w:szCs w:val="24"/>
        </w:rPr>
      </w:pPr>
      <w:ins w:id="109" w:author="Jim Brill" w:date="2015-03-13T15:09:00Z">
        <w:r w:rsidRPr="008D1EF0">
          <w:rPr>
            <w:sz w:val="24"/>
            <w:szCs w:val="24"/>
          </w:rPr>
          <w:t>Hit play. “|&gt;”</w:t>
        </w:r>
      </w:ins>
    </w:p>
    <w:p w:rsidR="007E7B94" w:rsidRPr="008D1EF0" w:rsidRDefault="007E7B94" w:rsidP="007E7B94">
      <w:pPr>
        <w:pStyle w:val="ListParagraph"/>
        <w:numPr>
          <w:ilvl w:val="0"/>
          <w:numId w:val="9"/>
        </w:numPr>
        <w:rPr>
          <w:ins w:id="110" w:author="Jim Brill" w:date="2015-03-13T15:09:00Z"/>
          <w:sz w:val="24"/>
          <w:szCs w:val="24"/>
        </w:rPr>
      </w:pPr>
      <w:ins w:id="111" w:author="Jim Brill" w:date="2015-03-13T15:09:00Z">
        <w:r w:rsidRPr="008D1EF0">
          <w:rPr>
            <w:sz w:val="24"/>
            <w:szCs w:val="24"/>
          </w:rPr>
          <w:t>Wait until the map is no longer changing.</w:t>
        </w:r>
      </w:ins>
    </w:p>
    <w:p w:rsidR="007E7B94" w:rsidRPr="008D1EF0" w:rsidRDefault="007E7B94" w:rsidP="007E7B94">
      <w:pPr>
        <w:pStyle w:val="ListParagraph"/>
        <w:numPr>
          <w:ilvl w:val="0"/>
          <w:numId w:val="9"/>
        </w:numPr>
        <w:rPr>
          <w:ins w:id="112" w:author="Jim Brill" w:date="2015-03-13T15:09:00Z"/>
          <w:sz w:val="24"/>
          <w:szCs w:val="24"/>
        </w:rPr>
      </w:pPr>
      <w:ins w:id="113" w:author="Jim Brill" w:date="2015-03-13T15:09:00Z">
        <w:r w:rsidRPr="008D1EF0">
          <w:rPr>
            <w:sz w:val="24"/>
            <w:szCs w:val="24"/>
          </w:rPr>
          <w:t>Hit pause “||”</w:t>
        </w:r>
      </w:ins>
    </w:p>
    <w:p w:rsidR="007E7B94" w:rsidRPr="008D1EF0" w:rsidRDefault="007E7B94" w:rsidP="007E7B94">
      <w:pPr>
        <w:pStyle w:val="ListParagraph"/>
        <w:numPr>
          <w:ilvl w:val="0"/>
          <w:numId w:val="9"/>
        </w:numPr>
        <w:rPr>
          <w:ins w:id="114" w:author="Jim Brill" w:date="2015-03-13T15:09:00Z"/>
          <w:sz w:val="24"/>
          <w:szCs w:val="24"/>
        </w:rPr>
      </w:pPr>
      <w:ins w:id="115" w:author="Jim Brill" w:date="2015-03-13T15:09:00Z">
        <w:r w:rsidRPr="008D1EF0">
          <w:rPr>
            <w:sz w:val="24"/>
            <w:szCs w:val="24"/>
          </w:rPr>
          <w:t>Export results - From the file menu, select export results.</w:t>
        </w:r>
      </w:ins>
    </w:p>
    <w:p w:rsidR="007E7B94" w:rsidRPr="008D1EF0" w:rsidRDefault="007E7B94" w:rsidP="007E7B94">
      <w:pPr>
        <w:pStyle w:val="ListParagraph"/>
        <w:ind w:left="1080"/>
        <w:rPr>
          <w:ins w:id="116" w:author="Jim Brill" w:date="2015-03-13T15:09:00Z"/>
          <w:sz w:val="24"/>
          <w:szCs w:val="24"/>
        </w:rPr>
      </w:pPr>
      <w:ins w:id="117" w:author="Jim Brill" w:date="2015-03-13T15:09:00Z">
        <w:r w:rsidRPr="008D1EF0">
          <w:rPr>
            <w:sz w:val="24"/>
            <w:szCs w:val="24"/>
          </w:rPr>
          <w:t xml:space="preserve"> </w:t>
        </w:r>
      </w:ins>
    </w:p>
    <w:p w:rsidR="007E7B94" w:rsidRDefault="007E7B94" w:rsidP="007E7B94">
      <w:pPr>
        <w:rPr>
          <w:ins w:id="118" w:author="Jim Brill" w:date="2015-03-13T15:09:00Z"/>
          <w:b/>
          <w:sz w:val="48"/>
          <w:szCs w:val="48"/>
        </w:rPr>
      </w:pPr>
      <w:ins w:id="119" w:author="Jim Brill" w:date="2015-03-13T15:09:00Z">
        <w:r>
          <w:rPr>
            <w:b/>
            <w:noProof/>
            <w:sz w:val="48"/>
            <w:szCs w:val="48"/>
          </w:rPr>
          <w:drawing>
            <wp:inline distT="0" distB="0" distL="0" distR="0" wp14:anchorId="461F5E9A" wp14:editId="3C7D02DA">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ins>
    </w:p>
    <w:p w:rsidR="007E7B94" w:rsidRDefault="007E7B94" w:rsidP="007E7B94">
      <w:pPr>
        <w:rPr>
          <w:ins w:id="120" w:author="Jim Brill" w:date="2015-03-13T15:09:00Z"/>
          <w:b/>
          <w:sz w:val="48"/>
          <w:szCs w:val="48"/>
        </w:rPr>
      </w:pPr>
    </w:p>
    <w:p w:rsidR="007E7B94" w:rsidRDefault="007E7B94" w:rsidP="007E7B94">
      <w:pPr>
        <w:rPr>
          <w:ins w:id="121" w:author="Jim Brill" w:date="2015-03-13T15:09:00Z"/>
          <w:b/>
          <w:sz w:val="48"/>
          <w:szCs w:val="48"/>
        </w:rPr>
      </w:pPr>
      <w:ins w:id="122" w:author="Jim Brill" w:date="2015-03-13T15:09:00Z">
        <w:r>
          <w:rPr>
            <w:b/>
            <w:sz w:val="48"/>
            <w:szCs w:val="48"/>
          </w:rPr>
          <w:br w:type="page"/>
        </w:r>
        <w:r>
          <w:rPr>
            <w:b/>
            <w:noProof/>
            <w:sz w:val="48"/>
            <w:szCs w:val="48"/>
          </w:rPr>
          <w:drawing>
            <wp:inline distT="0" distB="0" distL="0" distR="0" wp14:anchorId="22E334EC" wp14:editId="0171FF68">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7E7B94" w:rsidRDefault="007E7B94" w:rsidP="007E7B94">
      <w:pPr>
        <w:rPr>
          <w:ins w:id="123" w:author="Jim Brill" w:date="2015-03-13T15:09:00Z"/>
          <w:b/>
          <w:sz w:val="48"/>
          <w:szCs w:val="48"/>
        </w:rPr>
      </w:pPr>
      <w:ins w:id="124" w:author="Jim Brill" w:date="2015-03-13T15:09:00Z">
        <w:r>
          <w:rPr>
            <w:b/>
            <w:noProof/>
            <w:sz w:val="48"/>
            <w:szCs w:val="48"/>
          </w:rPr>
          <w:drawing>
            <wp:inline distT="0" distB="0" distL="0" distR="0" wp14:anchorId="0D5FD8B4" wp14:editId="31093368">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7E7B94" w:rsidRDefault="007E7B94" w:rsidP="007E7B94">
      <w:pPr>
        <w:rPr>
          <w:ins w:id="125" w:author="Jim Brill" w:date="2015-03-13T15:09:00Z"/>
          <w:b/>
          <w:sz w:val="48"/>
          <w:szCs w:val="48"/>
        </w:rPr>
      </w:pPr>
      <w:ins w:id="126" w:author="Jim Brill" w:date="2015-03-13T15:09:00Z">
        <w:r>
          <w:rPr>
            <w:b/>
            <w:sz w:val="48"/>
            <w:szCs w:val="48"/>
          </w:rPr>
          <w:br w:type="page"/>
        </w:r>
      </w:ins>
    </w:p>
    <w:p w:rsidR="007E7B94" w:rsidRPr="0028135A" w:rsidRDefault="007E7B94" w:rsidP="007E7B94">
      <w:pPr>
        <w:rPr>
          <w:ins w:id="127" w:author="Jim Brill" w:date="2015-03-13T15:09:00Z"/>
          <w:b/>
          <w:sz w:val="48"/>
          <w:szCs w:val="48"/>
        </w:rPr>
      </w:pPr>
      <w:ins w:id="128" w:author="Jim Brill" w:date="2015-03-13T15:09:00Z">
        <w:r>
          <w:rPr>
            <w:b/>
            <w:sz w:val="48"/>
            <w:szCs w:val="48"/>
          </w:rPr>
          <w:t xml:space="preserve">Appendix A: </w:t>
        </w:r>
        <w:r w:rsidRPr="0028135A">
          <w:rPr>
            <w:b/>
            <w:sz w:val="48"/>
            <w:szCs w:val="48"/>
          </w:rPr>
          <w:t>What about proportionally representative multi-member districts?</w:t>
        </w:r>
      </w:ins>
    </w:p>
    <w:p w:rsidR="007E7B94" w:rsidRPr="007E7B94" w:rsidRDefault="007E7B94" w:rsidP="007E7B94">
      <w:pPr>
        <w:pStyle w:val="ListParagraph"/>
        <w:rPr>
          <w:ins w:id="129" w:author="Jim Brill" w:date="2015-03-13T15:09:00Z"/>
          <w:sz w:val="20"/>
          <w:szCs w:val="20"/>
        </w:rPr>
      </w:pPr>
    </w:p>
    <w:p w:rsidR="007E7B94" w:rsidRDefault="007E7B94" w:rsidP="007E7B94">
      <w:pPr>
        <w:pStyle w:val="ListParagraph"/>
        <w:numPr>
          <w:ilvl w:val="0"/>
          <w:numId w:val="3"/>
        </w:numPr>
        <w:rPr>
          <w:ins w:id="130" w:author="Jim Brill" w:date="2015-03-13T15:09:00Z"/>
          <w:sz w:val="20"/>
          <w:szCs w:val="20"/>
        </w:rPr>
      </w:pPr>
      <w:ins w:id="131" w:author="Jim Brill" w:date="2015-03-13T15:09:00Z">
        <w:r>
          <w:rPr>
            <w:sz w:val="20"/>
            <w:szCs w:val="20"/>
          </w:rPr>
          <w:t>Can combine the resulting single-member districts into multi-member districts.</w:t>
        </w:r>
      </w:ins>
    </w:p>
    <w:p w:rsidR="007E7B94" w:rsidRDefault="007E7B94" w:rsidP="007E7B94">
      <w:pPr>
        <w:pStyle w:val="ListParagraph"/>
        <w:numPr>
          <w:ilvl w:val="1"/>
          <w:numId w:val="3"/>
        </w:numPr>
        <w:rPr>
          <w:ins w:id="132" w:author="Jim Brill" w:date="2015-03-13T15:09:00Z"/>
          <w:sz w:val="20"/>
          <w:szCs w:val="20"/>
        </w:rPr>
      </w:pPr>
      <w:ins w:id="133" w:author="Jim Brill" w:date="2015-03-13T15:09:00Z">
        <w:r>
          <w:rPr>
            <w:sz w:val="20"/>
            <w:szCs w:val="20"/>
          </w:rPr>
          <w:t>The particular combinations don’t really matter all that much – some are slightly better than others, but not by much.</w:t>
        </w:r>
      </w:ins>
    </w:p>
    <w:p w:rsidR="007E7B94" w:rsidRDefault="007E7B94" w:rsidP="007E7B94">
      <w:pPr>
        <w:pStyle w:val="ListParagraph"/>
        <w:numPr>
          <w:ilvl w:val="0"/>
          <w:numId w:val="3"/>
        </w:numPr>
        <w:rPr>
          <w:ins w:id="134" w:author="Jim Brill" w:date="2015-03-13T15:09:00Z"/>
          <w:sz w:val="20"/>
          <w:szCs w:val="20"/>
        </w:rPr>
      </w:pPr>
      <w:ins w:id="135" w:author="Jim Brill" w:date="2015-03-13T15:09:00Z">
        <w:r>
          <w:rPr>
            <w:sz w:val="20"/>
            <w:szCs w:val="20"/>
          </w:rPr>
          <w:t>While there are certainly advantages to multi-member proportional representative districts, they are not without drawbacks.  Particularly:</w:t>
        </w:r>
      </w:ins>
    </w:p>
    <w:p w:rsidR="007E7B94" w:rsidRPr="007E7B94" w:rsidRDefault="007E7B94" w:rsidP="007E7B94">
      <w:pPr>
        <w:rPr>
          <w:del w:id="136" w:author="Jim Brill" w:date="2015-03-13T15:09:00Z"/>
          <w:b/>
        </w:rPr>
      </w:pPr>
      <w:ins w:id="137" w:author="Jim Brill" w:date="2015-03-13T15:09:00Z">
        <w:r w:rsidRPr="007E7B94">
          <w:rPr>
            <w:sz w:val="20"/>
            <w:szCs w:val="20"/>
          </w:rPr>
          <w:t xml:space="preserve">The higher number of candidates the voter has to consider means needs they need to </w:t>
        </w:r>
      </w:ins>
      <w:del w:id="138" w:author="Jim Brill" w:date="2015-03-13T15:09:00Z">
        <w:r>
          <w:rPr>
            <w:b/>
          </w:rPr>
          <w:delText>NOTES</w:delText>
        </w:r>
      </w:del>
    </w:p>
    <w:p w:rsidR="007E7B94" w:rsidRPr="007E7B94" w:rsidRDefault="007E7B94" w:rsidP="007E7B94">
      <w:pPr>
        <w:rPr>
          <w:del w:id="139" w:author="Jim Brill" w:date="2015-03-13T15:09:00Z"/>
        </w:rPr>
      </w:pPr>
    </w:p>
    <w:p w:rsidR="007E7B94" w:rsidRPr="007E7B94" w:rsidRDefault="007E7B94" w:rsidP="007E7B94">
      <w:pPr>
        <w:rPr>
          <w:del w:id="140" w:author="Jim Brill" w:date="2015-03-13T15:09:00Z"/>
        </w:rPr>
      </w:pPr>
      <w:del w:id="141" w:author="Jim Brill" w:date="2015-03-13T15:09:00Z">
        <w:r w:rsidRPr="007E7B94">
          <w:delText>"communities of interest"</w:delText>
        </w:r>
      </w:del>
    </w:p>
    <w:p w:rsidR="007E7B94" w:rsidRPr="007E7B94" w:rsidRDefault="007E7B94" w:rsidP="007E7B94">
      <w:pPr>
        <w:rPr>
          <w:del w:id="142" w:author="Jim Brill" w:date="2015-03-13T15:09:00Z"/>
        </w:rPr>
      </w:pPr>
      <w:del w:id="143" w:author="Jim Brill" w:date="2015-03-13T15:09:00Z">
        <w:r w:rsidRPr="007E7B94">
          <w:delText>isn't it better to split these if that results in more equal representation in the aggregate?</w:delText>
        </w:r>
      </w:del>
    </w:p>
    <w:p w:rsidR="007E7B94" w:rsidRDefault="007E7B94" w:rsidP="007E7B94">
      <w:pPr>
        <w:pStyle w:val="ListParagraph"/>
        <w:numPr>
          <w:ilvl w:val="1"/>
          <w:numId w:val="3"/>
        </w:numPr>
        <w:rPr>
          <w:ins w:id="144" w:author="Jim Brill" w:date="2015-03-13T15:09:00Z"/>
          <w:sz w:val="20"/>
          <w:szCs w:val="20"/>
        </w:rPr>
      </w:pPr>
      <w:del w:id="145" w:author="Jim Brill" w:date="2015-03-13T15:09:00Z">
        <w:r w:rsidRPr="007E7B94">
          <w:delText xml:space="preserve">shouldn't this </w:delText>
        </w:r>
      </w:del>
      <w:r w:rsidRPr="007E7B94">
        <w:rPr>
          <w:sz w:val="20"/>
          <w:rPrChange w:id="146" w:author="Jim Brill" w:date="2015-03-13T15:09:00Z">
            <w:rPr/>
          </w:rPrChange>
        </w:rPr>
        <w:t xml:space="preserve">be </w:t>
      </w:r>
      <w:ins w:id="147" w:author="Jim Brill" w:date="2015-03-13T15:09:00Z">
        <w:r w:rsidRPr="007E7B94">
          <w:rPr>
            <w:sz w:val="20"/>
            <w:szCs w:val="20"/>
          </w:rPr>
          <w:t>more informed</w:t>
        </w:r>
      </w:ins>
    </w:p>
    <w:p w:rsidR="007E7B94" w:rsidRDefault="007E7B94" w:rsidP="007E7B94">
      <w:pPr>
        <w:pStyle w:val="ListParagraph"/>
        <w:numPr>
          <w:ilvl w:val="1"/>
          <w:numId w:val="3"/>
        </w:numPr>
        <w:rPr>
          <w:ins w:id="148" w:author="Jim Brill" w:date="2015-03-13T15:09:00Z"/>
          <w:sz w:val="20"/>
          <w:szCs w:val="20"/>
        </w:rPr>
      </w:pPr>
      <w:ins w:id="149" w:author="Jim Brill" w:date="2015-03-13T15:09:00Z">
        <w:r w:rsidRPr="007E7B94">
          <w:rPr>
            <w:sz w:val="20"/>
            <w:szCs w:val="20"/>
          </w:rPr>
          <w:t>Alternatively picking straight party, ok, then which of the candidates to select?</w:t>
        </w:r>
      </w:ins>
    </w:p>
    <w:p w:rsidR="007E7B94" w:rsidRPr="007E7B94" w:rsidRDefault="007E7B94" w:rsidP="007E7B94">
      <w:pPr>
        <w:pStyle w:val="ListParagraph"/>
        <w:numPr>
          <w:ilvl w:val="1"/>
          <w:numId w:val="3"/>
        </w:numPr>
        <w:rPr>
          <w:sz w:val="20"/>
          <w:rPrChange w:id="150" w:author="Jim Brill" w:date="2015-03-13T15:09:00Z">
            <w:rPr/>
          </w:rPrChange>
        </w:rPr>
        <w:pPrChange w:id="151" w:author="Jim Brill" w:date="2015-03-13T15:09:00Z">
          <w:pPr/>
        </w:pPrChange>
      </w:pPr>
      <w:ins w:id="152" w:author="Jim Brill" w:date="2015-03-13T15:09:00Z">
        <w:r w:rsidRPr="007E7B94">
          <w:rPr>
            <w:sz w:val="20"/>
            <w:szCs w:val="20"/>
          </w:rPr>
          <w:t xml:space="preserve">Loss of direct </w:t>
        </w:r>
      </w:ins>
      <w:del w:id="153" w:author="Jim Brill" w:date="2015-03-13T15:09:00Z">
        <w:r w:rsidRPr="007E7B94">
          <w:delText>characterized as "</w:delText>
        </w:r>
      </w:del>
      <w:r w:rsidRPr="007E7B94">
        <w:rPr>
          <w:sz w:val="20"/>
          <w:rPrChange w:id="154" w:author="Jim Brill" w:date="2015-03-13T15:09:00Z">
            <w:rPr/>
          </w:rPrChange>
        </w:rPr>
        <w:t>responsiveness</w:t>
      </w:r>
      <w:ins w:id="155" w:author="Jim Brill" w:date="2015-03-13T15:09:00Z">
        <w:r w:rsidRPr="007E7B94">
          <w:rPr>
            <w:sz w:val="20"/>
            <w:szCs w:val="20"/>
          </w:rPr>
          <w:t>?  Or increase?  (due to multiple choices</w:t>
        </w:r>
        <w:r>
          <w:rPr>
            <w:sz w:val="20"/>
            <w:szCs w:val="20"/>
          </w:rPr>
          <w:t xml:space="preserve"> – but then the candidates also have potentially more people to respond to</w:t>
        </w:r>
        <w:r w:rsidRPr="007E7B94">
          <w:rPr>
            <w:sz w:val="20"/>
            <w:szCs w:val="20"/>
          </w:rPr>
          <w:t>)</w:t>
        </w:r>
      </w:ins>
      <w:del w:id="156" w:author="Jim Brill" w:date="2015-03-13T15:09:00Z">
        <w:r w:rsidRPr="007E7B94">
          <w:delText>"</w:delText>
        </w:r>
      </w:del>
    </w:p>
    <w:p w:rsidR="007E7B94" w:rsidRDefault="007E7B94" w:rsidP="007E7B94">
      <w:pPr>
        <w:pStyle w:val="ListParagraph"/>
        <w:numPr>
          <w:ilvl w:val="0"/>
          <w:numId w:val="3"/>
        </w:numPr>
        <w:rPr>
          <w:ins w:id="157" w:author="Jim Brill" w:date="2015-03-13T15:09:00Z"/>
          <w:sz w:val="20"/>
          <w:szCs w:val="20"/>
        </w:rPr>
      </w:pPr>
      <w:ins w:id="158" w:author="Jim Brill" w:date="2015-03-13T15:09:00Z">
        <w:r>
          <w:rPr>
            <w:sz w:val="20"/>
            <w:szCs w:val="20"/>
          </w:rPr>
          <w:t>Though the advantages are important should not be overlooked:</w:t>
        </w:r>
      </w:ins>
    </w:p>
    <w:p w:rsidR="007E7B94" w:rsidRDefault="007E7B94" w:rsidP="007E7B94">
      <w:pPr>
        <w:pStyle w:val="ListParagraph"/>
        <w:numPr>
          <w:ilvl w:val="1"/>
          <w:numId w:val="3"/>
        </w:numPr>
        <w:rPr>
          <w:ins w:id="159" w:author="Jim Brill" w:date="2015-03-13T15:09:00Z"/>
          <w:sz w:val="20"/>
          <w:szCs w:val="20"/>
        </w:rPr>
      </w:pPr>
      <w:ins w:id="160" w:author="Jim Brill" w:date="2015-03-13T15:09:00Z">
        <w:r>
          <w:rPr>
            <w:sz w:val="20"/>
            <w:szCs w:val="20"/>
          </w:rPr>
          <w:t>I</w:t>
        </w:r>
        <w:r w:rsidRPr="007E7B94">
          <w:rPr>
            <w:sz w:val="20"/>
            <w:szCs w:val="20"/>
          </w:rPr>
          <w:t xml:space="preserve">ntrinsic protection against gerrymandering, </w:t>
        </w:r>
        <w:r>
          <w:rPr>
            <w:sz w:val="20"/>
            <w:szCs w:val="20"/>
          </w:rPr>
          <w:t>(not complete, but pretty darn good.)</w:t>
        </w:r>
      </w:ins>
    </w:p>
    <w:p w:rsidR="007E7B94" w:rsidRPr="007E7B94" w:rsidRDefault="007E7B94" w:rsidP="007E7B94">
      <w:pPr>
        <w:pStyle w:val="ListParagraph"/>
        <w:numPr>
          <w:ilvl w:val="1"/>
          <w:numId w:val="3"/>
        </w:numPr>
        <w:rPr>
          <w:ins w:id="161" w:author="Jim Brill" w:date="2015-03-13T15:09:00Z"/>
          <w:sz w:val="20"/>
          <w:szCs w:val="20"/>
        </w:rPr>
      </w:pPr>
      <w:ins w:id="162" w:author="Jim Brill" w:date="2015-03-13T15:09:00Z">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ins>
    </w:p>
    <w:p w:rsidR="007E7B94" w:rsidRDefault="007E7B94" w:rsidP="007E7B94">
      <w:pPr>
        <w:pStyle w:val="ListParagraph"/>
        <w:numPr>
          <w:ilvl w:val="0"/>
          <w:numId w:val="3"/>
        </w:numPr>
        <w:rPr>
          <w:ins w:id="163" w:author="Jim Brill" w:date="2015-03-13T15:09:00Z"/>
          <w:sz w:val="20"/>
          <w:szCs w:val="20"/>
        </w:rPr>
      </w:pPr>
      <w:ins w:id="164" w:author="Jim Brill" w:date="2015-03-13T15:09:00Z">
        <w:r>
          <w:rPr>
            <w:sz w:val="20"/>
            <w:szCs w:val="20"/>
          </w:rPr>
          <w:t>The advantages and disadvantages should be considered together.</w:t>
        </w:r>
      </w:ins>
    </w:p>
    <w:p w:rsidR="007E7B94" w:rsidRDefault="007E7B94" w:rsidP="007E7B94">
      <w:pPr>
        <w:pStyle w:val="ListParagraph"/>
        <w:numPr>
          <w:ilvl w:val="0"/>
          <w:numId w:val="3"/>
        </w:numPr>
        <w:rPr>
          <w:ins w:id="165" w:author="Jim Brill" w:date="2015-03-13T15:09:00Z"/>
          <w:sz w:val="20"/>
          <w:szCs w:val="20"/>
        </w:rPr>
      </w:pPr>
      <w:ins w:id="166" w:author="Jim Brill" w:date="2015-03-13T15:09:00Z">
        <w:r>
          <w:rPr>
            <w:sz w:val="20"/>
            <w:szCs w:val="20"/>
          </w:rPr>
          <w:t>To reiterate the first point: proportionally representative multi-member districts is simply one additional step at the end: combining districts.  That is, the two methods can be combined.</w:t>
        </w:r>
      </w:ins>
    </w:p>
    <w:p w:rsidR="007E7B94" w:rsidRDefault="007E7B94" w:rsidP="007E7B94">
      <w:pPr>
        <w:rPr>
          <w:ins w:id="167" w:author="Jim Brill" w:date="2015-03-13T15:09:00Z"/>
          <w:b/>
          <w:sz w:val="48"/>
          <w:szCs w:val="48"/>
        </w:rPr>
      </w:pPr>
      <w:ins w:id="168" w:author="Jim Brill" w:date="2015-03-13T15:09:00Z">
        <w:r>
          <w:rPr>
            <w:b/>
            <w:sz w:val="48"/>
            <w:szCs w:val="48"/>
          </w:rPr>
          <w:br w:type="page"/>
        </w:r>
      </w:ins>
    </w:p>
    <w:p w:rsidR="007E7B94" w:rsidRDefault="007E7B94" w:rsidP="007E7B94">
      <w:pPr>
        <w:rPr>
          <w:ins w:id="169" w:author="Jim Brill" w:date="2015-03-13T15:09:00Z"/>
          <w:b/>
          <w:sz w:val="48"/>
          <w:szCs w:val="48"/>
        </w:rPr>
      </w:pPr>
      <w:ins w:id="170" w:author="Jim Brill" w:date="2015-03-13T15:09:00Z">
        <w:r>
          <w:rPr>
            <w:b/>
            <w:sz w:val="48"/>
            <w:szCs w:val="48"/>
          </w:rPr>
          <w:t>Appendix B: On splitting political subdivisions</w:t>
        </w:r>
      </w:ins>
    </w:p>
    <w:p w:rsidR="007E7B94" w:rsidRDefault="007E7B94" w:rsidP="007E7B94">
      <w:pPr>
        <w:spacing w:after="0" w:line="240" w:lineRule="auto"/>
        <w:rPr>
          <w:ins w:id="171" w:author="Jim Brill" w:date="2015-03-13T15:09:00Z"/>
          <w:rFonts w:ascii="Helvetica" w:eastAsia="Times New Roman" w:hAnsi="Helvetica" w:cs="Times New Roman"/>
          <w:color w:val="141823"/>
          <w:sz w:val="18"/>
          <w:szCs w:val="18"/>
          <w:shd w:val="clear" w:color="auto" w:fill="F6F7F8"/>
        </w:rPr>
      </w:pPr>
      <w:ins w:id="172" w:author="Jim Brill" w:date="2015-03-13T15:09:00Z">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ins>
    </w:p>
    <w:p w:rsidR="007E7B94" w:rsidRPr="0028135A" w:rsidRDefault="007E7B94" w:rsidP="007E7B94">
      <w:pPr>
        <w:spacing w:after="0" w:line="240" w:lineRule="auto"/>
        <w:rPr>
          <w:ins w:id="173" w:author="Jim Brill" w:date="2015-03-13T15:09:00Z"/>
          <w:rFonts w:ascii="Times" w:eastAsia="Times New Roman" w:hAnsi="Times" w:cs="Times New Roman"/>
          <w:sz w:val="20"/>
          <w:szCs w:val="20"/>
        </w:rPr>
      </w:pPr>
    </w:p>
    <w:p w:rsidR="007E7B94" w:rsidRPr="0028135A" w:rsidRDefault="007E7B94" w:rsidP="007E7B94">
      <w:pPr>
        <w:spacing w:after="0" w:line="240" w:lineRule="auto"/>
        <w:rPr>
          <w:ins w:id="174" w:author="Jim Brill" w:date="2015-03-13T15:09:00Z"/>
          <w:rFonts w:ascii="Times" w:eastAsia="Times New Roman" w:hAnsi="Times" w:cs="Times New Roman"/>
          <w:sz w:val="20"/>
          <w:szCs w:val="20"/>
        </w:rPr>
      </w:pPr>
      <w:proofErr w:type="gramStart"/>
      <w:ins w:id="175" w:author="Jim Brill" w:date="2015-03-13T15:09:00Z">
        <w:r w:rsidRPr="0028135A">
          <w:rPr>
            <w:rFonts w:ascii="Helvetica" w:eastAsia="Times New Roman" w:hAnsi="Helvetica" w:cs="Times New Roman"/>
            <w:color w:val="141823"/>
            <w:sz w:val="18"/>
            <w:szCs w:val="18"/>
            <w:shd w:val="clear" w:color="auto" w:fill="F6F7F8"/>
          </w:rPr>
          <w:t>ah</w:t>
        </w:r>
        <w:proofErr w:type="gramEnd"/>
        <w:r w:rsidRPr="0028135A">
          <w:rPr>
            <w:rFonts w:ascii="Helvetica" w:eastAsia="Times New Roman" w:hAnsi="Helvetica" w:cs="Times New Roman"/>
            <w:color w:val="141823"/>
            <w:sz w:val="18"/>
            <w:szCs w:val="18"/>
            <w:shd w:val="clear" w:color="auto" w:fill="F6F7F8"/>
          </w:rPr>
          <w:t xml:space="preserve">, here it is ""Political subdivision" means a city, town, village, or county within this state" - so yes, item #3 under redistricting standards should be stricken. </w:t>
        </w:r>
        <w:proofErr w:type="gramStart"/>
        <w:r w:rsidRPr="0028135A">
          <w:rPr>
            <w:rFonts w:ascii="Helvetica" w:eastAsia="Times New Roman" w:hAnsi="Helvetica" w:cs="Times New Roman"/>
            <w:color w:val="141823"/>
            <w:sz w:val="18"/>
            <w:szCs w:val="18"/>
            <w:shd w:val="clear" w:color="auto" w:fill="F6F7F8"/>
          </w:rPr>
          <w:t>it</w:t>
        </w:r>
        <w:proofErr w:type="gramEnd"/>
        <w:r w:rsidRPr="0028135A">
          <w:rPr>
            <w:rFonts w:ascii="Helvetica" w:eastAsia="Times New Roman" w:hAnsi="Helvetica" w:cs="Times New Roman"/>
            <w:color w:val="141823"/>
            <w:sz w:val="18"/>
            <w:szCs w:val="18"/>
            <w:shd w:val="clear" w:color="auto" w:fill="F6F7F8"/>
          </w:rPr>
          <w:t xml:space="preserve"> essentially institutionalizes gerrymandering in favor of republicans.</w:t>
        </w:r>
      </w:ins>
    </w:p>
    <w:p w:rsidR="007E7B94" w:rsidRDefault="007E7B94" w:rsidP="007E7B94">
      <w:pPr>
        <w:rPr>
          <w:ins w:id="176" w:author="Jim Brill" w:date="2015-03-13T15:09:00Z"/>
          <w:rFonts w:ascii="Helvetica" w:eastAsia="Times New Roman" w:hAnsi="Helvetica" w:cs="Times New Roman"/>
          <w:color w:val="141823"/>
          <w:sz w:val="18"/>
          <w:szCs w:val="18"/>
          <w:shd w:val="clear" w:color="auto" w:fill="F6F7F8"/>
        </w:rPr>
      </w:pPr>
    </w:p>
    <w:p w:rsidR="007E7B94" w:rsidRPr="0028135A" w:rsidRDefault="007E7B94" w:rsidP="007E7B94">
      <w:pPr>
        <w:rPr>
          <w:ins w:id="177" w:author="Jim Brill" w:date="2015-03-13T15:09:00Z"/>
          <w:rFonts w:ascii="Helvetica" w:eastAsia="Times New Roman" w:hAnsi="Helvetica" w:cs="Times New Roman"/>
          <w:color w:val="141823"/>
          <w:sz w:val="18"/>
          <w:szCs w:val="18"/>
          <w:shd w:val="clear" w:color="auto" w:fill="F6F7F8"/>
        </w:rPr>
      </w:pPr>
      <w:ins w:id="178" w:author="Jim Brill" w:date="2015-03-13T15:09:00Z">
        <w:r>
          <w:rPr>
            <w:rFonts w:ascii="Helvetica" w:eastAsia="Times New Roman" w:hAnsi="Helvetica" w:cs="Times New Roman"/>
            <w:color w:val="141823"/>
            <w:sz w:val="18"/>
            <w:szCs w:val="18"/>
            <w:shd w:val="clear" w:color="auto" w:fill="F6F7F8"/>
          </w:rPr>
          <w:t xml:space="preserve">I wrote a program that designs fair districts fully autonomously. </w:t>
        </w:r>
        <w:proofErr w:type="gramStart"/>
        <w:r>
          <w:rPr>
            <w:rFonts w:ascii="Helvetica" w:eastAsia="Times New Roman" w:hAnsi="Helvetica" w:cs="Times New Roman"/>
            <w:color w:val="141823"/>
            <w:sz w:val="18"/>
            <w:szCs w:val="18"/>
            <w:shd w:val="clear" w:color="auto" w:fill="F6F7F8"/>
          </w:rPr>
          <w:t>every</w:t>
        </w:r>
        <w:proofErr w:type="gramEnd"/>
        <w:r>
          <w:rPr>
            <w:rFonts w:ascii="Helvetica" w:eastAsia="Times New Roman" w:hAnsi="Helvetica" w:cs="Times New Roman"/>
            <w:color w:val="141823"/>
            <w:sz w:val="18"/>
            <w:szCs w:val="18"/>
            <w:shd w:val="clear" w:color="auto" w:fill="F6F7F8"/>
          </w:rPr>
          <w:t xml:space="preserve"> simulation i've ran, when designing legislative districts, it always splits Eau Claire, Madison, Milwaukee, and Wausau. rule #3 - not splitting political subdivisions - would likely disqualify them, even though they are the best maps the program can come up with, in terms of proportional representation, competitiveness, contiguency, population balance, etc. since demographics in urban areas are very different than rural areas, to get good competitiveness and representativeness, you have to split political subdivisions. </w:t>
        </w:r>
        <w:proofErr w:type="gramStart"/>
        <w:r>
          <w:rPr>
            <w:rFonts w:ascii="Helvetica" w:eastAsia="Times New Roman" w:hAnsi="Helvetica" w:cs="Times New Roman"/>
            <w:color w:val="141823"/>
            <w:sz w:val="18"/>
            <w:szCs w:val="18"/>
            <w:shd w:val="clear" w:color="auto" w:fill="F6F7F8"/>
          </w:rPr>
          <w:t>that's</w:t>
        </w:r>
        <w:proofErr w:type="gramEnd"/>
        <w:r>
          <w:rPr>
            <w:rFonts w:ascii="Helvetica" w:eastAsia="Times New Roman" w:hAnsi="Helvetica" w:cs="Times New Roman"/>
            <w:color w:val="141823"/>
            <w:sz w:val="18"/>
            <w:szCs w:val="18"/>
            <w:shd w:val="clear" w:color="auto" w:fill="F6F7F8"/>
          </w:rPr>
          <w:t xml:space="preserve"> HOW you get good competiveness and representativeness. here are two sample results from the program, so you can see what i mean (from the 2010 census and election data):</w:t>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"https://github.com/happyjack27/autoredistrict/blob/master/results/wisconsin_legislative_2.png"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https://github.com/.../results/wisconsin_legislative_2.png</w:t>
        </w:r>
        <w:r>
          <w:rPr>
            <w:rFonts w:ascii="Helvetica" w:eastAsia="Times New Roman" w:hAnsi="Helvetica" w:cs="Times New Roman"/>
            <w:color w:val="141823"/>
            <w:sz w:val="18"/>
            <w:szCs w:val="18"/>
            <w:shd w:val="clear" w:color="auto" w:fill="F6F7F8"/>
          </w:rPr>
          <w:fldChar w:fldCharType="end"/>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https://github.com/.../results/wisconsin_legislative.png</w:t>
        </w:r>
        <w:r>
          <w:rPr>
            <w:rFonts w:ascii="Helvetica" w:eastAsia="Times New Roman" w:hAnsi="Helvetica" w:cs="Times New Roman"/>
            <w:color w:val="141823"/>
            <w:sz w:val="18"/>
            <w:szCs w:val="18"/>
            <w:shd w:val="clear" w:color="auto" w:fill="F6F7F8"/>
          </w:rPr>
          <w:fldChar w:fldCharType="end"/>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(note, the islands are a bit problematic - i need to add a feature so you can link wards together and that will solve that)</w:t>
        </w:r>
      </w:ins>
    </w:p>
    <w:p w:rsidR="007E7B94" w:rsidRDefault="007E7B94" w:rsidP="007E7B94">
      <w:pPr>
        <w:rPr>
          <w:ins w:id="179" w:author="Jim Brill" w:date="2015-03-13T15:09:00Z"/>
          <w:b/>
          <w:sz w:val="48"/>
          <w:szCs w:val="48"/>
        </w:rPr>
      </w:pPr>
      <w:ins w:id="180" w:author="Jim Brill" w:date="2015-03-13T15:09:00Z">
        <w:r>
          <w:rPr>
            <w:b/>
            <w:sz w:val="48"/>
            <w:szCs w:val="48"/>
          </w:rPr>
          <w:br w:type="page"/>
        </w:r>
      </w:ins>
    </w:p>
    <w:p w:rsidR="007E7B94" w:rsidRDefault="007E7B94" w:rsidP="007E7B94">
      <w:pPr>
        <w:rPr>
          <w:ins w:id="181" w:author="Jim Brill" w:date="2015-03-13T15:09:00Z"/>
          <w:b/>
          <w:sz w:val="48"/>
          <w:szCs w:val="48"/>
        </w:rPr>
      </w:pPr>
      <w:ins w:id="182" w:author="Jim Brill" w:date="2015-03-13T15:09:00Z">
        <w:r>
          <w:rPr>
            <w:b/>
            <w:sz w:val="48"/>
            <w:szCs w:val="48"/>
          </w:rPr>
          <w:t xml:space="preserve">Appendix C: </w:t>
        </w:r>
        <w:r w:rsidRPr="0003658F">
          <w:rPr>
            <w:b/>
            <w:sz w:val="48"/>
            <w:szCs w:val="48"/>
          </w:rPr>
          <w:t>Where to get the source code, technologies used, where to get data, etc</w:t>
        </w:r>
      </w:ins>
    </w:p>
    <w:p w:rsidR="007E7B94" w:rsidRPr="004D7789" w:rsidRDefault="007E7B94" w:rsidP="007E7B94">
      <w:pPr>
        <w:rPr>
          <w:ins w:id="183" w:author="Jim Brill" w:date="2015-03-13T15:09:00Z"/>
          <w:sz w:val="24"/>
          <w:szCs w:val="24"/>
        </w:rPr>
      </w:pPr>
      <w:ins w:id="184" w:author="Jim Brill" w:date="2015-03-13T15:09:00Z">
        <w:r>
          <w:rPr>
            <w:sz w:val="24"/>
            <w:szCs w:val="24"/>
          </w:rPr>
          <w:t xml:space="preserve">The program is written in java.  It can read file formats in geojson, esri shapefile, or comma separated values.  The source code is available at </w:t>
        </w:r>
        <w:r>
          <w:fldChar w:fldCharType="begin"/>
        </w:r>
        <w:r>
          <w:instrText xml:space="preserve"> HYPERLINK "https://github.com/happyjack27/autoredistrict" </w:instrText>
        </w:r>
        <w:r>
          <w:fldChar w:fldCharType="separate"/>
        </w:r>
        <w:r w:rsidRPr="0045699F">
          <w:rPr>
            <w:rStyle w:val="Hyperlink"/>
            <w:sz w:val="24"/>
            <w:szCs w:val="24"/>
          </w:rPr>
          <w:t>https://github.com/happyjack27/autoredistrict</w:t>
        </w:r>
        <w:r>
          <w:rPr>
            <w:rStyle w:val="Hyperlink"/>
            <w:sz w:val="24"/>
            <w:szCs w:val="24"/>
          </w:rPr>
          <w:fldChar w:fldCharType="end"/>
        </w:r>
        <w:r>
          <w:rPr>
            <w:sz w:val="24"/>
            <w:szCs w:val="24"/>
          </w:rPr>
          <w:t xml:space="preserve"> or you can just google “autoredistrict”.  Included with the source code are screenshots, samples, and this document.</w:t>
        </w:r>
      </w:ins>
    </w:p>
    <w:p w:rsidR="007E7B94" w:rsidRDefault="007E7B94" w:rsidP="007E7B94">
      <w:pPr>
        <w:rPr>
          <w:ins w:id="185" w:author="Jim Brill" w:date="2015-03-13T15:09:00Z"/>
          <w:b/>
          <w:sz w:val="48"/>
          <w:szCs w:val="48"/>
        </w:rPr>
      </w:pPr>
      <w:ins w:id="186" w:author="Jim Brill" w:date="2015-03-13T15:09:00Z">
        <w:r>
          <w:rPr>
            <w:b/>
            <w:sz w:val="48"/>
            <w:szCs w:val="48"/>
          </w:rPr>
          <w:br w:type="page"/>
        </w:r>
      </w:ins>
    </w:p>
    <w:p w:rsidR="007E7B94" w:rsidRPr="0003658F" w:rsidRDefault="007E7B94" w:rsidP="007E7B94">
      <w:pPr>
        <w:ind w:left="360"/>
        <w:rPr>
          <w:ins w:id="187" w:author="Jim Brill" w:date="2015-03-13T15:09:00Z"/>
          <w:b/>
          <w:sz w:val="48"/>
          <w:szCs w:val="48"/>
        </w:rPr>
      </w:pPr>
      <w:ins w:id="188" w:author="Jim Brill" w:date="2015-03-13T15:09:00Z">
        <w:r>
          <w:rPr>
            <w:b/>
            <w:sz w:val="48"/>
            <w:szCs w:val="48"/>
          </w:rPr>
          <w:t xml:space="preserve">Appendix D: </w:t>
        </w:r>
        <w:r w:rsidRPr="0003658F">
          <w:rPr>
            <w:b/>
            <w:sz w:val="48"/>
            <w:szCs w:val="48"/>
          </w:rPr>
          <w:t>Sample Results – WI federal (legislative)</w:t>
        </w:r>
      </w:ins>
    </w:p>
    <w:p w:rsidR="007E7B94" w:rsidRDefault="007E7B94" w:rsidP="007E7B94">
      <w:pPr>
        <w:rPr>
          <w:ins w:id="189" w:author="Jim Brill" w:date="2015-03-13T15:09:00Z"/>
          <w:b/>
          <w:sz w:val="48"/>
          <w:szCs w:val="48"/>
        </w:rPr>
      </w:pPr>
      <w:ins w:id="190" w:author="Jim Brill" w:date="2015-03-13T15:09:00Z">
        <w:r>
          <w:rPr>
            <w:b/>
            <w:noProof/>
            <w:sz w:val="48"/>
            <w:szCs w:val="48"/>
          </w:rPr>
          <w:drawing>
            <wp:inline distT="0" distB="0" distL="0" distR="0" wp14:anchorId="4905DCBB" wp14:editId="00F1E01F">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ins>
    </w:p>
    <w:p w:rsidR="007E7B94" w:rsidRDefault="007E7B94" w:rsidP="007E7B94">
      <w:pPr>
        <w:rPr>
          <w:ins w:id="191" w:author="Jim Brill" w:date="2015-03-13T15:09:00Z"/>
          <w:b/>
          <w:sz w:val="48"/>
          <w:szCs w:val="48"/>
        </w:rPr>
      </w:pPr>
    </w:p>
    <w:p w:rsidR="007E7B94" w:rsidRDefault="007E7B94" w:rsidP="007E7B94">
      <w:pPr>
        <w:rPr>
          <w:ins w:id="192" w:author="Jim Brill" w:date="2015-03-13T15:09:00Z"/>
          <w:b/>
          <w:sz w:val="48"/>
          <w:szCs w:val="48"/>
        </w:rPr>
      </w:pPr>
      <w:ins w:id="193" w:author="Jim Brill" w:date="2015-03-13T15:09:00Z">
        <w:r>
          <w:rPr>
            <w:b/>
            <w:noProof/>
            <w:sz w:val="48"/>
            <w:szCs w:val="48"/>
          </w:rPr>
          <w:drawing>
            <wp:inline distT="0" distB="0" distL="0" distR="0" wp14:anchorId="5A2FA987" wp14:editId="71877695">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ins>
    </w:p>
    <w:p w:rsidR="007E7B94" w:rsidRPr="00642E1D" w:rsidRDefault="007E7B94" w:rsidP="007E7B94">
      <w:pPr>
        <w:rPr>
          <w:ins w:id="194" w:author="Jim Brill" w:date="2015-03-13T15:09:00Z"/>
          <w:b/>
          <w:sz w:val="48"/>
          <w:szCs w:val="48"/>
        </w:rPr>
      </w:pPr>
      <w:ins w:id="195" w:author="Jim Brill" w:date="2015-03-13T15:09:00Z">
        <w:r>
          <w:rPr>
            <w:b/>
            <w:noProof/>
            <w:sz w:val="48"/>
            <w:szCs w:val="48"/>
          </w:rPr>
          <w:drawing>
            <wp:inline distT="0" distB="0" distL="0" distR="0" wp14:anchorId="74DD35ED" wp14:editId="656AB26B">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ins>
    </w:p>
    <w:p w:rsidR="007E7B94" w:rsidRDefault="007E7B94" w:rsidP="007E7B94">
      <w:pPr>
        <w:rPr>
          <w:ins w:id="196" w:author="Jim Brill" w:date="2015-03-13T15:09:00Z"/>
          <w:b/>
          <w:sz w:val="48"/>
          <w:szCs w:val="48"/>
        </w:rPr>
      </w:pPr>
      <w:ins w:id="197" w:author="Jim Brill" w:date="2015-03-13T15:09:00Z">
        <w:r>
          <w:rPr>
            <w:b/>
            <w:sz w:val="48"/>
            <w:szCs w:val="48"/>
          </w:rPr>
          <w:br w:type="page"/>
        </w:r>
      </w:ins>
    </w:p>
    <w:p w:rsidR="007E7B94" w:rsidRPr="0003658F" w:rsidRDefault="007E7B94" w:rsidP="007E7B94">
      <w:pPr>
        <w:ind w:left="360"/>
        <w:rPr>
          <w:ins w:id="198" w:author="Jim Brill" w:date="2015-03-13T15:09:00Z"/>
          <w:b/>
          <w:sz w:val="48"/>
          <w:szCs w:val="48"/>
        </w:rPr>
      </w:pPr>
      <w:ins w:id="199" w:author="Jim Brill" w:date="2015-03-13T15:09:00Z">
        <w:r>
          <w:rPr>
            <w:b/>
            <w:sz w:val="48"/>
            <w:szCs w:val="48"/>
          </w:rPr>
          <w:t xml:space="preserve">Appendix E: </w:t>
        </w:r>
        <w:r w:rsidRPr="0003658F">
          <w:rPr>
            <w:b/>
            <w:sz w:val="48"/>
            <w:szCs w:val="48"/>
          </w:rPr>
          <w:t>Sample Results – WI state (assembly)</w:t>
        </w:r>
      </w:ins>
    </w:p>
    <w:p w:rsidR="007E7B94" w:rsidRPr="0003658F" w:rsidRDefault="007E7B94" w:rsidP="007E7B94">
      <w:pPr>
        <w:rPr>
          <w:ins w:id="200" w:author="Jim Brill" w:date="2015-03-13T15:09:00Z"/>
          <w:b/>
          <w:sz w:val="48"/>
          <w:szCs w:val="48"/>
        </w:rPr>
      </w:pPr>
      <w:ins w:id="201" w:author="Jim Brill" w:date="2015-03-13T15:09:00Z">
        <w:r>
          <w:rPr>
            <w:noProof/>
          </w:rPr>
          <w:drawing>
            <wp:inline distT="0" distB="0" distL="0" distR="0" wp14:anchorId="494B8D4F" wp14:editId="7278F2C0">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ins>
    </w:p>
    <w:p w:rsidR="007E7B94" w:rsidRDefault="007E7B94" w:rsidP="007E7B94">
      <w:pPr>
        <w:rPr>
          <w:ins w:id="202" w:author="Jim Brill" w:date="2015-03-13T15:09:00Z"/>
          <w:b/>
          <w:sz w:val="48"/>
          <w:szCs w:val="48"/>
        </w:rPr>
      </w:pPr>
      <w:ins w:id="203" w:author="Jim Brill" w:date="2015-03-13T15:09:00Z">
        <w:r>
          <w:rPr>
            <w:b/>
            <w:noProof/>
            <w:sz w:val="48"/>
            <w:szCs w:val="48"/>
          </w:rPr>
          <w:drawing>
            <wp:inline distT="0" distB="0" distL="0" distR="0" wp14:anchorId="2505B4E6" wp14:editId="66F9ACDA">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ins>
    </w:p>
    <w:p w:rsidR="007E7B94" w:rsidRDefault="007E7B94" w:rsidP="007E7B94">
      <w:pPr>
        <w:rPr>
          <w:ins w:id="204" w:author="Jim Brill" w:date="2015-03-13T15:09:00Z"/>
          <w:b/>
          <w:sz w:val="48"/>
          <w:szCs w:val="48"/>
        </w:rPr>
      </w:pPr>
      <w:ins w:id="205" w:author="Jim Brill" w:date="2015-03-13T15:09:00Z">
        <w:r>
          <w:rPr>
            <w:b/>
            <w:noProof/>
            <w:sz w:val="48"/>
            <w:szCs w:val="48"/>
          </w:rPr>
          <w:drawing>
            <wp:inline distT="0" distB="0" distL="0" distR="0" wp14:anchorId="1369041C" wp14:editId="3ECF62A4">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rsidR="007E7B94" w:rsidRDefault="007E7B94" w:rsidP="007E7B94">
      <w:pPr>
        <w:rPr>
          <w:ins w:id="206" w:author="Jim Brill" w:date="2015-03-13T15:09:00Z"/>
          <w:b/>
          <w:sz w:val="48"/>
          <w:szCs w:val="48"/>
        </w:rPr>
      </w:pPr>
      <w:ins w:id="207" w:author="Jim Brill" w:date="2015-03-13T15:09:00Z">
        <w:r>
          <w:rPr>
            <w:b/>
            <w:sz w:val="48"/>
            <w:szCs w:val="48"/>
          </w:rPr>
          <w:br w:type="page"/>
        </w:r>
      </w:ins>
    </w:p>
    <w:p w:rsidR="007E7B94" w:rsidRDefault="007E7B94" w:rsidP="007E7B94">
      <w:pPr>
        <w:rPr>
          <w:ins w:id="208" w:author="Jim Brill" w:date="2015-03-13T15:09:00Z"/>
          <w:b/>
          <w:sz w:val="48"/>
          <w:szCs w:val="48"/>
        </w:rPr>
      </w:pPr>
      <w:ins w:id="209" w:author="Jim Brill" w:date="2015-03-13T15:09:00Z">
        <w:r>
          <w:rPr>
            <w:b/>
            <w:sz w:val="48"/>
            <w:szCs w:val="48"/>
          </w:rPr>
          <w:t>Advantage 2020</w:t>
        </w:r>
      </w:ins>
    </w:p>
    <w:p w:rsidR="007E7B94" w:rsidRDefault="007E7B94" w:rsidP="007E7B94">
      <w:pPr>
        <w:rPr>
          <w:ins w:id="210" w:author="Jim Brill" w:date="2015-03-13T15:09:00Z"/>
          <w:b/>
          <w:sz w:val="48"/>
          <w:szCs w:val="48"/>
        </w:rPr>
      </w:pPr>
      <w:ins w:id="211" w:author="Jim Brill" w:date="2015-03-13T15:09:00Z">
        <w:r>
          <w:fldChar w:fldCharType="begin"/>
        </w:r>
        <w:r>
          <w:instrText xml:space="preserve"> HYPERLINK "http://www.msnbc.com/msnbc/democrats-launch-new-super-pac-combat-gop-gerrymanders" </w:instrText>
        </w:r>
        <w:r>
          <w:fldChar w:fldCharType="separate"/>
        </w:r>
        <w:r w:rsidRPr="0045699F">
          <w:rPr>
            <w:rStyle w:val="Hyperlink"/>
            <w:b/>
            <w:sz w:val="48"/>
            <w:szCs w:val="48"/>
          </w:rPr>
          <w:t>http://www.msnbc.com/msnbc/democrats-launch-new-super-pac-combat-gop-gerrymanders</w:t>
        </w:r>
        <w:r>
          <w:rPr>
            <w:rStyle w:val="Hyperlink"/>
            <w:b/>
            <w:sz w:val="48"/>
            <w:szCs w:val="48"/>
          </w:rPr>
          <w:fldChar w:fldCharType="end"/>
        </w:r>
      </w:ins>
    </w:p>
    <w:p w:rsidR="007E7B94" w:rsidRDefault="007E7B94" w:rsidP="007E7B94">
      <w:pPr>
        <w:rPr>
          <w:ins w:id="212" w:author="Jim Brill" w:date="2015-03-13T15:09:00Z"/>
          <w:b/>
          <w:sz w:val="48"/>
          <w:szCs w:val="48"/>
        </w:rPr>
      </w:pPr>
    </w:p>
    <w:p w:rsidR="007E7B94" w:rsidRDefault="007E7B94" w:rsidP="007E7B94">
      <w:pPr>
        <w:rPr>
          <w:ins w:id="213" w:author="Jim Brill" w:date="2015-03-13T15:09:00Z"/>
          <w:b/>
        </w:rPr>
      </w:pPr>
      <w:ins w:id="214" w:author="Jim Brill" w:date="2015-03-13T15:09:00Z">
        <w:r>
          <w:fldChar w:fldCharType="begin"/>
        </w:r>
        <w:r>
          <w:instrText xml:space="preserve"> HYPERLINK "http://www.msnbc.com/msnbc/2016-democrats-already-have-plan-2020" </w:instrText>
        </w:r>
        <w:r>
          <w:fldChar w:fldCharType="separate"/>
        </w:r>
        <w:r w:rsidRPr="0045699F">
          <w:rPr>
            <w:rStyle w:val="Hyperlink"/>
            <w:b/>
          </w:rPr>
          <w:t>http://www.msnbc.com/msnbc/2016-democrats-already-have-plan-2020</w:t>
        </w:r>
        <w:r>
          <w:rPr>
            <w:rStyle w:val="Hyperlink"/>
            <w:b/>
          </w:rPr>
          <w:fldChar w:fldCharType="end"/>
        </w:r>
      </w:ins>
    </w:p>
    <w:p w:rsidR="007E7B94" w:rsidRDefault="007E7B94" w:rsidP="007E7B94">
      <w:pPr>
        <w:rPr>
          <w:ins w:id="215" w:author="Jim Brill" w:date="2015-03-13T15:09:00Z"/>
          <w:b/>
        </w:rPr>
      </w:pPr>
    </w:p>
    <w:p w:rsidR="007E7B94" w:rsidRPr="007E7B94" w:rsidRDefault="007E7B94" w:rsidP="007E7B94">
      <w:pPr>
        <w:rPr>
          <w:del w:id="216" w:author="Jim Brill" w:date="2015-03-13T15:09:00Z"/>
        </w:rPr>
      </w:pPr>
      <w:ins w:id="217" w:author="Jim Brill" w:date="2015-03-13T15:09:00Z">
        <w:r w:rsidRPr="00616879">
          <w:rPr>
            <w:b/>
          </w:rPr>
          <w:t>http://dlcc.org/news/dlcc-launches-advantage-2020-key-success-next-round-redistricting-70-million-plus-effort</w:t>
        </w:r>
      </w:ins>
    </w:p>
    <w:p w:rsidR="007E7B94" w:rsidRPr="007E7B94" w:rsidRDefault="007E7B94" w:rsidP="007E7B94">
      <w:pPr>
        <w:rPr>
          <w:del w:id="218" w:author="Jim Brill" w:date="2015-03-13T15:09:00Z"/>
        </w:rPr>
      </w:pPr>
      <w:del w:id="219" w:author="Jim Brill" w:date="2015-03-13T15:09:00Z">
        <w:r w:rsidRPr="007E7B94">
          <w:delText xml:space="preserve">shouldn't these be </w:delText>
        </w:r>
      </w:del>
    </w:p>
    <w:p w:rsidR="007E7B94" w:rsidRPr="007E7B94" w:rsidRDefault="007E7B94" w:rsidP="007E7B94">
      <w:pPr>
        <w:rPr>
          <w:del w:id="220" w:author="Jim Brill" w:date="2015-03-13T15:09:00Z"/>
        </w:rPr>
      </w:pPr>
    </w:p>
    <w:p w:rsidR="007E7B94" w:rsidRPr="007E7B94" w:rsidRDefault="007E7B94" w:rsidP="007E7B94">
      <w:pPr>
        <w:rPr>
          <w:del w:id="221" w:author="Jim Brill" w:date="2015-03-13T15:09:00Z"/>
        </w:rPr>
      </w:pPr>
      <w:del w:id="222" w:author="Jim Brill" w:date="2015-03-13T15:09:00Z">
        <w:r w:rsidRPr="007E7B94">
          <w:delText>atoms can be used to lock communities of interest</w:delText>
        </w:r>
      </w:del>
    </w:p>
    <w:p w:rsidR="007E7B94" w:rsidRPr="007E7B94" w:rsidRDefault="007E7B94" w:rsidP="007E7B94">
      <w:pPr>
        <w:rPr>
          <w:del w:id="223" w:author="Jim Brill" w:date="2015-03-13T15:09:00Z"/>
        </w:rPr>
      </w:pPr>
      <w:del w:id="224" w:author="Jim Brill" w:date="2015-03-13T15:09:00Z">
        <w:r w:rsidRPr="007E7B94">
          <w:delText>or to merge islands or otherweise disconnected regions in</w:delText>
        </w:r>
      </w:del>
    </w:p>
    <w:p w:rsidR="007E7B94" w:rsidRPr="007E7B94" w:rsidRDefault="007E7B94" w:rsidP="007E7B94">
      <w:pPr>
        <w:rPr>
          <w:b/>
        </w:rPr>
      </w:pPr>
    </w:p>
    <w:p w:rsidR="007E7B94" w:rsidRPr="007E7B94" w:rsidRDefault="007E7B94" w:rsidP="007E7B94"/>
    <w:sectPr w:rsidR="007E7B94"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6"/>
  </w:num>
  <w:num w:numId="5">
    <w:abstractNumId w:val="8"/>
  </w:num>
  <w:num w:numId="6">
    <w:abstractNumId w:val="7"/>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869"/>
    <w:rsid w:val="000E3D7E"/>
    <w:rsid w:val="0057132E"/>
    <w:rsid w:val="007E7B94"/>
    <w:rsid w:val="00901F2E"/>
    <w:rsid w:val="00AB5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7904D-B5EF-41F8-A20F-333C2EF41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semiHidden/>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Artificial_intelligence" TargetMode="External"/><Relationship Id="rId13" Type="http://schemas.openxmlformats.org/officeDocument/2006/relationships/hyperlink" Target="http://en.wikipedia.org/wiki/NP-hard"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en.wikipedia.org/wiki/Computer_science" TargetMode="External"/><Relationship Id="rId12" Type="http://schemas.openxmlformats.org/officeDocument/2006/relationships/hyperlink" Target="http://en.wikipedia.org/wiki/Accuracy_and_precis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www.merriam-webster.com/dictionary/feedback" TargetMode="External"/><Relationship Id="rId11" Type="http://schemas.openxmlformats.org/officeDocument/2006/relationships/hyperlink" Target="http://en.wikipedia.org/wiki/Accuracy_and_precision" TargetMode="External"/><Relationship Id="rId24" Type="http://schemas.openxmlformats.org/officeDocument/2006/relationships/image" Target="media/image11.png"/><Relationship Id="rId5" Type="http://schemas.openxmlformats.org/officeDocument/2006/relationships/hyperlink" Target="http://www.merriam-webster.com/dictionary/trial%20and%20error" TargetMode="Externa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en.wikipedia.org/wiki/Problem_solv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en.wikipedia.org/wiki/Mathematical_optimization"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4118</TotalTime>
  <Pages>1</Pages>
  <Words>2324</Words>
  <Characters>13248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Baas, Kevin</cp:lastModifiedBy>
  <cp:revision>3</cp:revision>
  <dcterms:created xsi:type="dcterms:W3CDTF">2015-03-09T17:06:00Z</dcterms:created>
  <dcterms:modified xsi:type="dcterms:W3CDTF">2015-03-09T17:07:00Z</dcterms:modified>
</cp:coreProperties>
</file>